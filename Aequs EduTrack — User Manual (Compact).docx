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8"/>
        <w:pBdr/>
        <w:spacing w:after="40" w:before="0" w:line="240" w:lineRule="auto"/>
        <w:ind/>
        <w:jc w:val="center"/>
        <w:rPr>
          <w14:ligatures w14:val="none"/>
        </w:rPr>
      </w:pPr>
      <w:r>
        <w:t xml:space="preserve">Aequs EduTrack — User Manual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center"/>
        <w:rPr>
          <w:sz w:val="32"/>
          <w:szCs w:val="32"/>
        </w:rPr>
      </w:pPr>
      <w:r>
        <w:rPr>
          <w:b/>
          <w:bCs/>
          <w:sz w:val="22"/>
          <w:szCs w:val="32"/>
        </w:rPr>
        <w:t xml:space="preserve">Aequs Foundation Education Tracking &amp; Management Portal</w:t>
      </w:r>
      <w:r>
        <w:rPr>
          <w:sz w:val="32"/>
          <w:szCs w:val="32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Ind w:w="2579" w:type="dxa"/>
        <w:tblW w:w="2558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512"/>
        <w:gridCol w:w="2842"/>
      </w:tblGrid>
      <w:tr>
        <w:trPr>
          <w:trHeight w:val="245"/>
        </w:trPr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Aequs EduTrack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245"/>
        </w:trPr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2.0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245"/>
        </w:trPr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August - September 2026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245"/>
        </w:trPr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Organization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Aequs Foundation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113"/>
        </w:trPr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Platform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 Application (Django)</w:t>
            </w:r>
            <w:r>
              <w:rPr>
                <w:sz w:val="18"/>
                <w:szCs w:val="18"/>
              </w:rPr>
            </w:r>
          </w:p>
        </w:tc>
      </w:tr>
    </w:tbl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36"/>
          <w:szCs w:val="44"/>
        </w:rPr>
      </w:pPr>
      <w:r>
        <w:rPr>
          <w:sz w:val="22"/>
          <w:szCs w:val="44"/>
        </w:rPr>
        <w:t xml:space="preserve">Table of Contents</w:t>
      </w:r>
      <w:r>
        <w:rPr>
          <w:sz w:val="36"/>
          <w:szCs w:val="44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color w:val="0563c1"/>
          <w:sz w:val="18"/>
          <w:u w:val="single"/>
        </w:rPr>
        <w:t xml:space="preserve">Introduction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color w:val="0563c1"/>
          <w:sz w:val="18"/>
          <w:u w:val="single"/>
        </w:rPr>
        <w:t xml:space="preserve">Getting Started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color w:val="0563c1"/>
          <w:sz w:val="18"/>
          <w:u w:val="single"/>
        </w:rPr>
        <w:t xml:space="preserve">Dashboard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color w:val="0563c1"/>
          <w:sz w:val="18"/>
          <w:u w:val="single"/>
        </w:rPr>
        <w:t xml:space="preserve">Schools Management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color w:val="0563c1"/>
          <w:sz w:val="18"/>
          <w:u w:val="single"/>
        </w:rPr>
        <w:t xml:space="preserve">Student Management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6. </w:t>
      </w:r>
      <w:r>
        <w:rPr>
          <w:color w:val="0563c1"/>
          <w:sz w:val="18"/>
          <w:u w:val="single"/>
        </w:rPr>
        <w:t xml:space="preserve">Academics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7. </w:t>
      </w:r>
      <w:r>
        <w:rPr>
          <w:color w:val="0563c1"/>
          <w:sz w:val="18"/>
          <w:u w:val="single"/>
        </w:rPr>
        <w:t xml:space="preserve">Eligibility Management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8. </w:t>
      </w:r>
      <w:r>
        <w:rPr>
          <w:color w:val="0563c1"/>
          <w:sz w:val="18"/>
          <w:u w:val="single"/>
        </w:rPr>
        <w:t xml:space="preserve">Inventory Management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9. </w:t>
      </w:r>
      <w:r>
        <w:rPr>
          <w:color w:val="0563c1"/>
          <w:sz w:val="18"/>
          <w:u w:val="single"/>
        </w:rPr>
        <w:t xml:space="preserve">Distributions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10. </w:t>
      </w:r>
      <w:r>
        <w:rPr>
          <w:color w:val="0563c1"/>
          <w:sz w:val="18"/>
          <w:u w:val="single"/>
        </w:rPr>
        <w:t xml:space="preserve">Internships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11. </w:t>
      </w:r>
      <w:r>
        <w:rPr>
          <w:color w:val="0563c1"/>
          <w:sz w:val="18"/>
          <w:u w:val="single"/>
        </w:rPr>
        <w:t xml:space="preserve">Events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12. </w:t>
      </w:r>
      <w:r>
        <w:rPr>
          <w:color w:val="0563c1"/>
          <w:sz w:val="18"/>
          <w:u w:val="single"/>
        </w:rPr>
        <w:t xml:space="preserve">Volunteers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13. </w:t>
      </w:r>
      <w:r>
        <w:rPr>
          <w:color w:val="0563c1"/>
          <w:sz w:val="18"/>
          <w:u w:val="single"/>
        </w:rPr>
        <w:t xml:space="preserve">Reports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14. </w:t>
      </w:r>
      <w:r>
        <w:rPr>
          <w:color w:val="0563c1"/>
          <w:sz w:val="18"/>
          <w:u w:val="single"/>
        </w:rPr>
        <w:t xml:space="preserve">Admin Console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15. </w:t>
      </w:r>
      <w:r>
        <w:rPr>
          <w:color w:val="0563c1"/>
          <w:sz w:val="18"/>
          <w:u w:val="single"/>
        </w:rPr>
        <w:t xml:space="preserve">User Roles &amp; Permissions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16. </w:t>
      </w:r>
      <w:r>
        <w:rPr>
          <w:color w:val="0563c1"/>
          <w:sz w:val="18"/>
          <w:u w:val="single"/>
        </w:rPr>
        <w:t xml:space="preserve">FAQ &amp; Troubleshooting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>
          <w:b/>
          <w:bCs/>
          <w:sz w:val="28"/>
          <w:szCs w:val="28"/>
        </w:rPr>
      </w:pPr>
      <w:r>
        <w:rPr>
          <w:b/>
          <w:bCs/>
          <w:sz w:val="20"/>
          <w:szCs w:val="28"/>
        </w:rPr>
        <w:t xml:space="preserve"> </w:t>
      </w:r>
      <w:r>
        <w:rPr>
          <w:b/>
          <w:bCs/>
          <w:sz w:val="24"/>
          <w:szCs w:val="48"/>
        </w:rPr>
        <w:t xml:space="preserve">1. Introduction</w:t>
      </w:r>
      <w:r>
        <w:rPr>
          <w:b/>
          <w:bCs/>
          <w:sz w:val="40"/>
          <w:szCs w:val="48"/>
        </w:rPr>
      </w:r>
      <w:r>
        <w:rPr>
          <w:b/>
          <w:bCs/>
          <w:sz w:val="28"/>
          <w:szCs w:val="28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1.1 About Aequs EduTrack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b w:val="0"/>
          <w:bCs w:val="0"/>
          <w:sz w:val="18"/>
        </w:rPr>
        <w:t xml:space="preserve">Aequs EduTrack</w:t>
      </w:r>
      <w:r>
        <w:rPr>
          <w:sz w:val="18"/>
        </w:rPr>
        <w:t xml:space="preserve"> is a comprehensive education tracking and management portal developed for the </w:t>
      </w:r>
      <w:r>
        <w:rPr>
          <w:b/>
          <w:bCs/>
          <w:sz w:val="18"/>
        </w:rPr>
        <w:t xml:space="preserve">Aequs Foundation</w:t>
      </w:r>
      <w:r>
        <w:rPr>
          <w:sz w:val="18"/>
        </w:rPr>
        <w:t xml:space="preserve">. It is designed to digitally manage the Foundation's CSR education initiatives, including:</w:t>
      </w:r>
      <w:r/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Tracking students across government schools in the Belagavi district of Karnataka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Monitoring academic performance year over year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Determining student eligibility for benefits (books, laptops, study kits, internships)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Managing inventory of educational materials and assets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Recording distributions of resources to students and schools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Facilitating corporate &amp; industrial internship placements at Aequs SEZ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Coordinating foundation events and volunteer participation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Generating reports for stakeholders and auditors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1.2 System Requirements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tbl>
      <w:tblPr>
        <w:tblInd w:w="-11" w:type="dxa"/>
        <w:tblW w:w="5281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8079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Specification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Browser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Google Chrome (v100+), Mozilla Firefox (v100+), Microsoft Edge (v100+), Safari (v15+)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Internet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Stable broadband connection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Device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Desktop or Laptop (primary); Tablet (supported)</w:t>
            </w:r>
            <w:r>
              <w:rPr>
                <w:sz w:val="18"/>
                <w:szCs w:val="18"/>
              </w:rPr>
            </w:r>
          </w:p>
        </w:tc>
      </w:tr>
    </w:tbl>
    <w:p w14:paraId="0DF585CE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2. Getting Started</w:t>
      </w:r>
      <w:r>
        <w:rPr>
          <w:sz w:val="40"/>
          <w:szCs w:val="48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2.1 Accessing the Application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>
          <w:sz w:val="24"/>
          <w:szCs w:val="24"/>
        </w:rPr>
      </w:pPr>
      <w:r>
        <w:rPr>
          <w:sz w:val="18"/>
          <w:szCs w:val="24"/>
        </w:rPr>
        <w:t xml:space="preserve">Open your web browser and navigate to the Aequs EduTrack URL provided by your system administrator.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2.2 Logging In</w:t>
      </w:r>
      <w:r>
        <w:rPr>
          <w:sz w:val="28"/>
          <w:szCs w:val="36"/>
        </w:rPr>
      </w:r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>
          <w:sz w:val="24"/>
          <w:szCs w:val="24"/>
        </w:rPr>
      </w:pPr>
      <w:r>
        <w:rPr>
          <w:sz w:val="18"/>
          <w:szCs w:val="24"/>
        </w:rPr>
        <w:t xml:space="preserve">1. </w:t>
      </w:r>
      <w:r>
        <w:rPr>
          <w:sz w:val="18"/>
          <w:szCs w:val="24"/>
        </w:rPr>
        <w:t xml:space="preserve">On the </w:t>
      </w:r>
      <w:r>
        <w:rPr>
          <w:b/>
          <w:bCs/>
          <w:sz w:val="18"/>
          <w:szCs w:val="24"/>
        </w:rPr>
        <w:t xml:space="preserve">Login</w:t>
      </w:r>
      <w:r>
        <w:rPr>
          <w:sz w:val="18"/>
          <w:szCs w:val="24"/>
        </w:rPr>
        <w:t xml:space="preserve"> page, you will see the Aequs Foundation branding with a secure login card.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 w:left="20"/>
        <w:jc w:val="left"/>
        <w:rPr>
          <w:sz w:val="24"/>
          <w:szCs w:val="24"/>
        </w:rPr>
      </w:pPr>
      <w:r>
        <w:rPr>
          <w:sz w:val="18"/>
          <w:szCs w:val="24"/>
        </w:rPr>
        <w:t xml:space="preserve">2. </w:t>
      </w:r>
      <w:r>
        <w:rPr>
          <w:sz w:val="18"/>
          <w:szCs w:val="24"/>
        </w:rPr>
        <w:t xml:space="preserve">Enter your </w:t>
      </w:r>
      <w:r>
        <w:rPr>
          <w:b/>
          <w:bCs/>
          <w:sz w:val="18"/>
          <w:szCs w:val="24"/>
        </w:rPr>
        <w:t xml:space="preserve">Username</w:t>
      </w:r>
      <w:r>
        <w:rPr>
          <w:sz w:val="18"/>
          <w:szCs w:val="24"/>
        </w:rPr>
        <w:t xml:space="preserve"> in the first field.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 w:left="20"/>
        <w:jc w:val="left"/>
        <w:rPr>
          <w:sz w:val="24"/>
          <w:szCs w:val="24"/>
        </w:rPr>
      </w:pPr>
      <w:r>
        <w:rPr>
          <w:sz w:val="18"/>
          <w:szCs w:val="24"/>
        </w:rPr>
        <w:t xml:space="preserve">3. </w:t>
      </w:r>
      <w:r>
        <w:rPr>
          <w:sz w:val="18"/>
          <w:szCs w:val="24"/>
        </w:rPr>
        <w:t xml:space="preserve">Enter your </w:t>
      </w:r>
      <w:r>
        <w:rPr>
          <w:b/>
          <w:bCs/>
          <w:sz w:val="18"/>
          <w:szCs w:val="24"/>
        </w:rPr>
        <w:t xml:space="preserve">Password</w:t>
      </w:r>
      <w:r>
        <w:rPr>
          <w:sz w:val="18"/>
          <w:szCs w:val="24"/>
        </w:rPr>
        <w:t xml:space="preserve"> in the second field.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 w:left="20"/>
        <w:jc w:val="left"/>
        <w:rPr>
          <w:sz w:val="24"/>
          <w:szCs w:val="24"/>
        </w:rPr>
      </w:pPr>
      <w:r>
        <w:rPr>
          <w:sz w:val="18"/>
          <w:szCs w:val="24"/>
        </w:rPr>
        <w:t xml:space="preserve">4. </w:t>
      </w:r>
      <w:r>
        <w:rPr>
          <w:sz w:val="18"/>
          <w:szCs w:val="24"/>
        </w:rPr>
        <w:t xml:space="preserve">Click the </w:t>
      </w:r>
      <w:r>
        <w:rPr>
          <w:b/>
          <w:bCs/>
          <w:sz w:val="18"/>
          <w:szCs w:val="24"/>
        </w:rPr>
        <w:t xml:space="preserve">Sign In</w:t>
      </w:r>
      <w:r>
        <w:rPr>
          <w:sz w:val="18"/>
          <w:szCs w:val="24"/>
        </w:rPr>
        <w:t xml:space="preserve"> button.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/>
        <w:rPr>
          <w:sz w:val="24"/>
          <w:szCs w:val="24"/>
        </w:rPr>
      </w:pPr>
      <w:r>
        <w:rPr>
          <w:sz w:val="18"/>
          <w:szCs w:val="24"/>
        </w:rPr>
        <w:t xml:space="preserve"> </w:t>
      </w:r>
      <w:r>
        <w:rPr>
          <w:sz w:val="24"/>
          <w:szCs w:val="24"/>
        </w:rPr>
      </w:r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>
          <w:sz w:val="24"/>
          <w:szCs w:val="24"/>
        </w:rPr>
      </w:pPr>
      <w:r>
        <w:rPr>
          <w:sz w:val="18"/>
          <w:szCs w:val="24"/>
        </w:rPr>
        <w:t xml:space="preserve">[!IMPORTANT]</w:t>
      </w:r>
      <w:r>
        <w:rPr>
          <w:sz w:val="18"/>
          <w:szCs w:val="24"/>
        </w:rPr>
        <w:br/>
      </w:r>
      <w:r>
        <w:rPr>
          <w:sz w:val="18"/>
          <w:szCs w:val="24"/>
        </w:rPr>
        <w:t xml:space="preserve">If you see the message </w:t>
      </w:r>
      <w:r>
        <w:rPr>
          <w:i/>
          <w:iCs/>
          <w:sz w:val="18"/>
          <w:szCs w:val="24"/>
        </w:rPr>
        <w:t xml:space="preserve">"Invalid username or password. Please check your credentials."</w:t>
      </w:r>
      <w:r>
        <w:rPr>
          <w:sz w:val="18"/>
          <w:szCs w:val="24"/>
        </w:rPr>
        <w:t xml:space="preserve">, verify that your username and password are correct. Contact your System Administrator if the issue persists.</w:t>
      </w:r>
      <w:r>
        <w:rPr>
          <w:sz w:val="24"/>
          <w:szCs w:val="24"/>
        </w:rPr>
      </w:r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2.3 Logging Out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In the </w:t>
      </w:r>
      <w:r>
        <w:rPr>
          <w:b w:val="0"/>
          <w:bCs w:val="0"/>
          <w:sz w:val="18"/>
        </w:rPr>
        <w:t xml:space="preserve">sidebar</w:t>
      </w:r>
      <w:r>
        <w:rPr>
          <w:b w:val="0"/>
          <w:bCs w:val="0"/>
          <w:sz w:val="18"/>
        </w:rPr>
        <w:t xml:space="preserve"> </w:t>
      </w:r>
      <w:r>
        <w:rPr>
          <w:sz w:val="18"/>
        </w:rPr>
        <w:t xml:space="preserve">(left panel), scroll to the bottom.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Click the </w:t>
      </w:r>
      <w:r>
        <w:rPr>
          <w:b w:val="0"/>
          <w:bCs w:val="0"/>
          <w:sz w:val="18"/>
        </w:rPr>
        <w:t xml:space="preserve">Log Out</w:t>
      </w:r>
      <w:r>
        <w:rPr>
          <w:b w:val="0"/>
          <w:bCs w:val="0"/>
          <w:sz w:val="18"/>
        </w:rPr>
        <w:t xml:space="preserve"> </w:t>
      </w:r>
      <w:r>
        <w:rPr>
          <w:sz w:val="18"/>
        </w:rPr>
        <w:t xml:space="preserve">button (displayed in red).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You will be redirected to the Login page.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2.4 Navigation Overview</w:t>
      </w:r>
      <w:r>
        <w:rPr>
          <w:sz w:val="28"/>
          <w:szCs w:val="36"/>
        </w:rPr>
      </w:r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application uses a </w:t>
      </w:r>
      <w:r>
        <w:rPr>
          <w:b/>
          <w:bCs/>
          <w:sz w:val="18"/>
        </w:rPr>
        <w:t xml:space="preserve">fixed sidebar</w:t>
      </w:r>
      <w:r>
        <w:rPr>
          <w:sz w:val="18"/>
        </w:rPr>
        <w:t xml:space="preserve"> on the left for navigation. The sidebar is organized into three sections: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Core Management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139"/>
        <w:gridCol w:w="608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Menu Item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Icon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Dashboard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Layout Dashboard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Home page with KPI summary and recent activity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Schools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School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Government school registry and management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Graduation Cap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 enrollment, profiles, and records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288"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Academics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 Open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Academic performance records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>
        <w:rPr>
          <w:sz w:val="18"/>
        </w:rPr>
      </w:r>
      <w:r/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Programs &amp; Benefits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126"/>
        <w:gridCol w:w="608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Menu Item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Icon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Eligibility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Circle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Benefit eligibility checks and records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Inventory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Laptop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Asset and material stock management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Distributions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Package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Record and track resource distributions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Internships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Briefcase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Corporate internship programs and placements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/>
      <w:r/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Foundation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126"/>
        <w:gridCol w:w="608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Menu Item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Icon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Calendar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Foundation event scheduling and management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Volunteers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Volunteer registration and activity tracking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Reports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Bar Chart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Analytics and downloadable reports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At the very bottom of the sidebar you will find: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Admin Console</w:t>
      </w:r>
      <w:r>
        <w:rPr>
          <w:sz w:val="18"/>
        </w:rPr>
        <w:t xml:space="preserve"> — Links to the Django Admin backend (staff only)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Log Out</w:t>
      </w:r>
      <w:r>
        <w:rPr>
          <w:sz w:val="18"/>
        </w:rPr>
        <w:t xml:space="preserve"> — Ends your session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User Profile</w:t>
      </w:r>
      <w:r>
        <w:rPr>
          <w:sz w:val="18"/>
        </w:rPr>
        <w:t xml:space="preserve"> — Shows your name and role</w:t>
      </w:r>
      <w:r/>
      <w:r>
        <w:rPr>
          <w:sz w:val="18"/>
        </w:rPr>
      </w:r>
      <w:r/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3. Dashboard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Dashboard</w:t>
      </w:r>
      <w:r>
        <w:rPr>
          <w:sz w:val="18"/>
        </w:rPr>
        <w:t xml:space="preserve"> is the landing page after login. It provides a real-time summary of the Foundation's key metrics.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3.1 Welcome Banner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 branded welcome banner at the top greets you with: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The logged-in user's name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A brief description of the Aequs Foundation's mission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Quick-access action buttons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3.2 KPI Summary Cards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dashboard displays key performance indicators in card format: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87"/>
        <w:gridCol w:w="5873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Active Schools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Number of government schools with Active status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Total Students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enrolled students across all schools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Active Students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with Active enrollment status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Academic Records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academic performance records on file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Eligible Students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currently eligible for at least one benefit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Eligible Records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eligibility entries marked as eligible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Internship-Eligible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eligible specifically for internship programs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Available Laptops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Laptops in stock with Available status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Issued Laptops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Laptops currently issued to students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Internship Placements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internship placement records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Active Interns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currently in Selected or In Progress internship status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Total Distributions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Number of distribution records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Students Benefited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Unique students who have received at least one distribution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32"/>
          <w:szCs w:val="36"/>
        </w:rPr>
      </w:pPr>
      <w:r>
        <w:rPr>
          <w:sz w:val="20"/>
          <w:szCs w:val="36"/>
        </w:rPr>
        <w:t xml:space="preserve">3.3 Recent Activity Feeds</w:t>
      </w:r>
      <w:r>
        <w:rPr>
          <w:sz w:val="32"/>
          <w:szCs w:val="36"/>
        </w:rPr>
      </w:r>
      <w:r>
        <w:rPr>
          <w:sz w:val="18"/>
        </w:rPr>
      </w:r>
      <w:r/>
      <w:r>
        <w:rPr>
          <w:sz w:val="32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dashboard shows the most recent 10 entries in each category:</w:t>
      </w:r>
      <w:r/>
      <w:r>
        <w:rPr>
          <w:sz w:val="18"/>
        </w:rPr>
      </w:r>
      <w:r/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Recent Eligibility Checks</w:t>
      </w:r>
      <w:r>
        <w:rPr>
          <w:sz w:val="18"/>
        </w:rPr>
        <w:t xml:space="preserve"> — Latest eligibility evaluations with student name and result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Recent Laptop Assignments</w:t>
      </w:r>
      <w:r>
        <w:rPr>
          <w:sz w:val="18"/>
        </w:rPr>
        <w:t xml:space="preserve"> — Latest laptop issues with student and asset details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Recent Internship Placements</w:t>
      </w:r>
      <w:r>
        <w:rPr>
          <w:sz w:val="18"/>
        </w:rPr>
        <w:t xml:space="preserve"> — Newest internship records with program and status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Recent Distributions</w:t>
      </w:r>
      <w:r>
        <w:rPr>
          <w:sz w:val="18"/>
        </w:rPr>
        <w:t xml:space="preserve"> — Latest material distributions with recipient and type</w:t>
      </w:r>
      <w:r/>
    </w:p>
    <w:p>
      <w:pPr>
        <w:pBdr/>
        <w:spacing w:after="40" w:before="0" w:line="240" w:lineRule="auto"/>
        <w:ind/>
        <w:rPr>
          <w:sz w:val="18"/>
          <w:szCs w:val="18"/>
          <w:highlight w:val="none"/>
        </w:rPr>
      </w:pPr>
      <w:r>
        <w:rPr>
          <w:sz w:val="18"/>
        </w:rPr>
        <w:t xml:space="preserve"> </w:t>
      </w:r>
      <w:r/>
    </w:p>
    <w:p w14:paraId="76DA200A">
      <w:pPr>
        <w:pBdr/>
        <w:spacing w:after="40" w:before="0" w:line="240" w:lineRule="auto"/>
        <w:ind/>
        <w:rPr/>
      </w:pPr>
      <w:r/>
      <w:r/>
      <w:r/>
    </w:p>
    <w:p w14:paraId="3AB0C98F">
      <w:pPr>
        <w:pBdr/>
        <w:spacing w:after="40" w:before="0" w:line="240" w:lineRule="auto"/>
        <w:ind/>
        <w:rPr/>
      </w:pPr>
      <w:r/>
      <w:r/>
      <w:r/>
    </w:p>
    <w:p w14:paraId="7770EEA1">
      <w:pPr>
        <w:pBdr/>
        <w:spacing w:after="40" w:before="0" w:line="240" w:lineRule="auto"/>
        <w:ind/>
        <w:rPr/>
      </w:pPr>
      <w:r/>
      <w:r/>
      <w:r/>
    </w:p>
    <w:p w14:paraId="551C1DF9">
      <w:pPr>
        <w:pBdr/>
        <w:spacing w:after="40" w:before="0" w:line="240" w:lineRule="auto"/>
        <w:ind/>
        <w:rPr/>
      </w:pPr>
      <w:r/>
      <w:r/>
      <w:r/>
    </w:p>
    <w:p w14:paraId="5360DAD7">
      <w:pPr>
        <w:pBdr/>
        <w:spacing w:after="40" w:before="0" w:line="240" w:lineRule="auto"/>
        <w:ind/>
        <w:rPr/>
      </w:pPr>
      <w:r/>
      <w:r/>
      <w:r/>
    </w:p>
    <w:p w14:paraId="4415D76F">
      <w:pPr>
        <w:pBdr/>
        <w:spacing w:after="40" w:before="0" w:line="240" w:lineRule="auto"/>
        <w:ind/>
        <w:rPr/>
      </w:pPr>
      <w:r/>
      <w:r/>
      <w:r/>
    </w:p>
    <w:p w14:paraId="747B030A">
      <w:pPr>
        <w:pBdr/>
        <w:spacing w:after="40" w:before="0" w:line="240" w:lineRule="auto"/>
        <w:ind/>
        <w:rPr/>
      </w:pPr>
      <w:r/>
      <w:r/>
      <w:r/>
    </w:p>
    <w:p w14:paraId="03B4703F">
      <w:pPr>
        <w:pBdr/>
        <w:spacing w:after="40" w:before="0" w:line="240" w:lineRule="auto"/>
        <w:ind/>
        <w:rPr/>
      </w:pPr>
      <w:r/>
      <w:r/>
      <w:r/>
    </w:p>
    <w:p w14:paraId="01BB7A37">
      <w:pPr>
        <w:pBdr/>
        <w:spacing w:after="40" w:before="0" w:line="240" w:lineRule="auto"/>
        <w:ind/>
        <w:rPr/>
      </w:pPr>
      <w:r/>
      <w:r/>
      <w:r/>
    </w:p>
    <w:p w14:paraId="637C4B44">
      <w:pPr>
        <w:pBdr/>
        <w:spacing w:after="40" w:before="0" w:line="240" w:lineRule="auto"/>
        <w:ind/>
        <w:rPr/>
      </w:pPr>
      <w:r/>
      <w:r/>
      <w:r/>
    </w:p>
    <w:p w14:paraId="7DA636E8">
      <w:pPr>
        <w:pBdr/>
        <w:spacing w:after="40" w:before="0" w:line="240" w:lineRule="auto"/>
        <w:ind/>
        <w:rPr/>
      </w:pPr>
      <w:r>
        <w:rPr>
          <w:sz w:val="18"/>
          <w:highlight w:val="none"/>
        </w:rPr>
      </w: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4. Schools Management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Schools</w:t>
      </w:r>
      <w:r>
        <w:rPr>
          <w:sz w:val="18"/>
        </w:rPr>
        <w:t xml:space="preserve"> module manages the registry of partner government schools.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4.1 Schools Portal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Schools</w:t>
      </w:r>
      <w:r>
        <w:rPr>
          <w:sz w:val="18"/>
        </w:rPr>
        <w:t xml:space="preserve"> in the sidebar to access the Schools Portal. This is the primary interface offering a combined view of: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School listing with search and filter capabilities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School detail view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School creation and editing forms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4.2 Viewing Schools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schools list displays all registered government schools with the following information: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328"/>
        <w:gridCol w:w="6032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Official school name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UDISE Code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Unique government-issued school identification code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District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District location (e.g., Belagavi)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Taluk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Taluk/sub-district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Village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Village or locality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Pincode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Postal code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Headmaster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 of current headmaster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School contact number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Email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School email address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 Strength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student enrollment count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Active or Inactive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4.3 Adding a New School</w:t>
      </w:r>
      <w:r>
        <w:rPr>
          <w:sz w:val="28"/>
          <w:szCs w:val="36"/>
        </w:rPr>
      </w:r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the </w:t>
      </w:r>
      <w:r>
        <w:rPr>
          <w:b/>
          <w:bCs/>
          <w:sz w:val="18"/>
        </w:rPr>
        <w:t xml:space="preserve">Add School</w:t>
      </w:r>
      <w:r>
        <w:rPr>
          <w:sz w:val="18"/>
        </w:rPr>
        <w:t xml:space="preserve"> button in the Schools portal.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Fill in the required fields: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Name</w:t>
      </w:r>
      <w:r>
        <w:rPr>
          <w:sz w:val="18"/>
        </w:rPr>
        <w:t xml:space="preserve"> (required)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UDISE Code</w:t>
      </w:r>
      <w:r>
        <w:rPr>
          <w:sz w:val="18"/>
        </w:rPr>
        <w:t xml:space="preserve"> (required, must be unique)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Address</w:t>
      </w:r>
      <w:r>
        <w:rPr>
          <w:sz w:val="18"/>
        </w:rPr>
        <w:t xml:space="preserve"> (required)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District</w:t>
      </w:r>
      <w:r>
        <w:rPr>
          <w:sz w:val="18"/>
        </w:rPr>
        <w:t xml:space="preserve"> (required)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Headmaster Name</w:t>
      </w:r>
      <w:r>
        <w:rPr>
          <w:sz w:val="18"/>
        </w:rPr>
        <w:t xml:space="preserve"> (required)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Fill in optional fields as available: Taluk, Village, Pincode, Phone, Email, Student Strength, Established Year.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 to create the school record.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[!TIP]</w:t>
      </w:r>
      <w:r>
        <w:rPr>
          <w:sz w:val="18"/>
        </w:rPr>
        <w:br/>
      </w:r>
      <w:r>
        <w:rPr>
          <w:sz w:val="18"/>
        </w:rPr>
        <w:t xml:space="preserve">The UDISE code is a government-assigned identifier. Verify this code from official records before entry, as it must be unique in the system.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4.4 Bulk Upload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Schools can be uploaded in bulk using a CSV file: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Bulk Upload</w:t>
      </w:r>
      <w:r>
        <w:rPr>
          <w:sz w:val="18"/>
        </w:rPr>
        <w:t xml:space="preserve"> in the Schools portal.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Download the CSV template provided.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Fill in school data following the template format.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Upload the completed CSV file.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Review the preview and confirm the import.</w:t>
      </w:r>
      <w:r/>
    </w:p>
    <w:p>
      <w:pPr>
        <w:pBdr/>
        <w:spacing w:after="40" w:before="0" w:line="240" w:lineRule="auto"/>
        <w:ind/>
        <w:rPr>
          <w:sz w:val="18"/>
          <w:szCs w:val="18"/>
          <w:highlight w:val="none"/>
        </w:rPr>
      </w:pPr>
      <w:r>
        <w:rPr>
          <w:sz w:val="18"/>
        </w:rPr>
        <w:t xml:space="preserve"> </w:t>
      </w:r>
      <w:r/>
    </w:p>
    <w:p w14:paraId="764EC862">
      <w:pPr>
        <w:pBdr/>
        <w:spacing w:after="40" w:before="0" w:line="240" w:lineRule="auto"/>
        <w:ind/>
        <w:rPr/>
      </w:pPr>
      <w:r/>
      <w:r/>
      <w:r/>
    </w:p>
    <w:p w14:paraId="09452C26">
      <w:pPr>
        <w:pBdr/>
        <w:spacing w:after="40" w:before="0" w:line="240" w:lineRule="auto"/>
        <w:ind/>
        <w:rPr/>
      </w:pPr>
      <w:r>
        <w:rPr>
          <w:sz w:val="18"/>
          <w:highlight w:val="none"/>
        </w:rPr>
      </w: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5. Student Management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Students</w:t>
      </w:r>
      <w:r>
        <w:rPr>
          <w:sz w:val="18"/>
        </w:rPr>
        <w:t xml:space="preserve"> module manages all student enrollment records.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5.1 Student List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Students</w:t>
      </w:r>
      <w:r>
        <w:rPr>
          <w:sz w:val="18"/>
        </w:rPr>
        <w:t xml:space="preserve"> in the sidebar. The student list displays all enrolled students sorted by most recent entry, with columns for: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Admission Number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student admission ID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Student Name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name of the student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Gender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Male, Female, or Other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School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Associated government school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Current Class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Current class/grade (e.g., Class 10, 2nd PUC)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section (e.g., A, B)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Roll Number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roll number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Parent/Guardian Name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 of parent or guardian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Parent Phone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Parent's contact number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Active, Transferred, Passed Out, or Inactive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>
        <w:rPr>
          <w:sz w:val="18"/>
        </w:rPr>
      </w:r>
      <w:r/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5.2 Adding a Student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Add Student</w:t>
      </w:r>
      <w:r>
        <w:rPr>
          <w:sz w:val="18"/>
        </w:rPr>
        <w:t xml:space="preserve"> in the Students section.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Fill in the registration form:</w:t>
      </w:r>
      <w:r>
        <w:rPr>
          <w:b/>
          <w:bCs/>
          <w:sz w:val="18"/>
        </w:rPr>
        <w:t xml:space="preserve">Required Fields:</w:t>
      </w:r>
      <w:r>
        <w:rPr>
          <w:b/>
          <w:bCs/>
          <w:sz w:val="18"/>
        </w:rPr>
        <w:t xml:space="preserve">Optional Fields: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Admission Number (must be unique)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Student Name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Gender (Male / Female / Other)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School (select from dropdown)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Current Class</w:t>
      </w:r>
      <w:r/>
    </w:p>
    <w:p w14:paraId="0FBB2302">
      <w:pPr>
        <w:pStyle w:val="695"/>
        <w:numPr>
          <w:ilvl w:val="1"/>
          <w:numId w:val="3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Parent Name</w:t>
      </w:r>
      <w:r>
        <w:rPr>
          <w:sz w:val="18"/>
        </w:rPr>
        <w:t xml:space="preserve">, </w:t>
      </w:r>
      <w:r>
        <w:rPr>
          <w:sz w:val="18"/>
        </w:rPr>
        <w:t xml:space="preserve">Parent Phone, Parent Email, Relationship to Student</w:t>
      </w:r>
      <w:r/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Date of Birth, Section, Roll Number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Parent Phone, Parent Email, Relationship to Student</w:t>
      </w:r>
      <w:r>
        <w:rPr>
          <w:sz w:val="18"/>
        </w:rPr>
        <w:t xml:space="preserve">Student Phone, Student Email, Address</w:t>
      </w:r>
      <w:r/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Status (defaults to Active)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sz w:val="18"/>
        </w:rPr>
        <w:t xml:space="preserve">Admission Date, Photo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 to register the student.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5.3 Student Detail View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Click on any student's name in the list to view their full profile, including: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Personal information and contact details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School enrollment details, </w:t>
      </w:r>
      <w:r/>
      <w:r>
        <w:rPr>
          <w:sz w:val="18"/>
        </w:rPr>
        <w:t xml:space="preserve">Academic history (linked from the Academics module)</w:t>
      </w:r>
      <w:r/>
      <w:r/>
    </w:p>
    <w:p w14:paraId="4881FB96">
      <w:pPr>
        <w:pStyle w:val="695"/>
        <w:numPr>
          <w:ilvl w:val="0"/>
          <w:numId w:val="4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Eligibility records</w:t>
      </w:r>
      <w:r>
        <w:rPr>
          <w:sz w:val="18"/>
        </w:rPr>
        <w:t xml:space="preserve">, </w:t>
      </w:r>
      <w:r>
        <w:rPr>
          <w:sz w:val="18"/>
        </w:rPr>
        <w:t xml:space="preserve">Laptop assignments</w:t>
      </w:r>
      <w:r>
        <w:rPr>
          <w:sz w:val="18"/>
        </w:rPr>
        <w:t xml:space="preserve">, </w:t>
      </w:r>
      <w:r>
        <w:rPr>
          <w:sz w:val="18"/>
        </w:rPr>
        <w:t xml:space="preserve">Distribution history</w:t>
      </w:r>
      <w:r/>
      <w:r/>
    </w:p>
    <w:p w14:paraId="448FC5A9">
      <w:pPr>
        <w:pStyle w:val="695"/>
        <w:numPr>
          <w:ilvl w:val="0"/>
          <w:numId w:val="4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Internship placements</w:t>
      </w:r>
      <w:ins w:id="0" w:author="rishab" w:date="2026-09-01T06:13:44Z" oouserid="rishab">
        <w:r/>
      </w:ins>
      <w:r/>
    </w:p>
    <w:p w14:paraId="4DD64A99">
      <w:pPr>
        <w:pBdr/>
        <w:spacing w:after="40" w:before="0" w:line="240" w:lineRule="auto"/>
        <w:ind w:firstLine="0" w:left="0"/>
        <w:jc w:val="left"/>
        <w:rPr/>
      </w:pPr>
      <w:ins w:id="1" w:author="rishab" w:date="2026-09-01T06:13:43Z" oouserid="rishab">
        <w:r>
          <w:rPr>
            <w:sz w:val="18"/>
          </w:rPr>
        </w:r>
      </w:ins>
      <w:del w:id="2" w:author="rishab" w:date="2026-09-01T06:15:11Z" oouserid="rishab">
        <w:r>
          <w:rPr>
            <w:sz w:val="18"/>
          </w:rPr>
          <w:delText xml:space="preserve"> </w:delText>
        </w:r>
      </w:del>
      <w:r/>
      <w:r/>
    </w:p>
    <w:p>
      <w:pPr>
        <w:pStyle w:val="690"/>
        <w:pBdr/>
        <w:spacing w:after="4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36"/>
        </w:rPr>
        <w:t xml:space="preserve">5.4 Bulk Student Upload</w:t>
      </w:r>
      <w:r>
        <w:rPr>
          <w:sz w:val="28"/>
          <w:szCs w:val="36"/>
        </w:rPr>
      </w:r>
    </w:p>
    <w:p w14:paraId="4A12ADBC">
      <w:pPr>
        <w:pStyle w:val="690"/>
        <w:pBdr/>
        <w:spacing w:after="40" w:before="0" w:line="240" w:lineRule="auto"/>
        <w:ind/>
        <w:jc w:val="left"/>
        <w:rPr>
          <w:sz w:val="28"/>
          <w:szCs w:val="28"/>
        </w:rPr>
      </w:pPr>
      <w:r>
        <w:rPr>
          <w:sz w:val="20"/>
          <w:szCs w:val="36"/>
        </w:rPr>
      </w:r>
      <w:r>
        <w:rPr>
          <w:sz w:val="18"/>
        </w:rPr>
        <w:t xml:space="preserve">For mass enrollment:</w:t>
      </w:r>
      <w:r>
        <w:rPr>
          <w:sz w:val="28"/>
          <w:szCs w:val="36"/>
        </w:rPr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the </w:t>
      </w:r>
      <w:r>
        <w:rPr>
          <w:b/>
          <w:bCs/>
          <w:sz w:val="18"/>
        </w:rPr>
        <w:t xml:space="preserve">Bulk Upload</w:t>
      </w:r>
      <w:r>
        <w:rPr>
          <w:sz w:val="18"/>
        </w:rPr>
        <w:t xml:space="preserve"> option.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Download the CSV template. </w:t>
      </w:r>
      <w:del w:id="3" w:author="rishab" w:date="2026-09-01T06:13:05Z" oouserid="rishab">
        <w:r>
          <w:rPr>
            <w:sz w:val="18"/>
          </w:rPr>
          <w:delText xml:space="preserve"> </w:delText>
        </w:r>
      </w:del>
      <w:r>
        <w:rPr>
          <w:rFonts w:ascii="Courier New" w:hAnsi="Courier New" w:eastAsia="Courier New" w:cs="Courier New"/>
          <w:color w:val="ffffff"/>
          <w:sz w:val="18"/>
          <w:szCs w:val="20"/>
        </w:rPr>
        <w:t xml:space="preserve">         </w:t>
      </w:r>
      <w:r>
        <w:rPr>
          <w:sz w:val="18"/>
        </w:rPr>
        <w:br/>
      </w:r>
      <w:r>
        <w:rPr>
          <w:sz w:val="18"/>
        </w:rPr>
        <w:t xml:space="preserve">3. </w:t>
      </w:r>
      <w:r>
        <w:rPr>
          <w:sz w:val="18"/>
        </w:rPr>
        <w:t xml:space="preserve">Fill in the student data in the CSV file.</w:t>
      </w:r>
      <w:r/>
      <w:r/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Upload the file and review the import preview.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Confirm to complete the bulk import.</w:t>
      </w:r>
      <w:r/>
      <w:r>
        <w:rPr>
          <w:sz w:val="18"/>
        </w:rPr>
      </w:r>
      <w:r/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[!WARNING]</w:t>
      </w:r>
      <w:r>
        <w:rPr>
          <w:sz w:val="18"/>
        </w:rPr>
        <w:br/>
      </w:r>
      <w:r>
        <w:rPr>
          <w:sz w:val="18"/>
        </w:rPr>
        <w:t xml:space="preserve">Ensure each </w:t>
      </w:r>
      <w:r>
        <w:rPr>
          <w:rFonts w:ascii="Courier New" w:hAnsi="Courier New" w:eastAsia="Courier New" w:cs="Courier New"/>
          <w:sz w:val="18"/>
          <w:shd w:val="clear" w:color="auto" w:fill="f1f5f9"/>
        </w:rPr>
        <w:t xml:space="preserve">admission_number</w:t>
      </w:r>
      <w:r>
        <w:rPr>
          <w:sz w:val="18"/>
        </w:rPr>
        <w:t xml:space="preserve"> is unique. Duplicate admission numbers will cause the import to fail for those rows.</w:t>
      </w:r>
      <w:r/>
      <w:r>
        <w:rPr>
          <w:sz w:val="18"/>
        </w:rPr>
      </w:r>
      <w:r/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6. Academics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Academics</w:t>
      </w:r>
      <w:r>
        <w:rPr>
          <w:sz w:val="18"/>
        </w:rPr>
        <w:t xml:space="preserve"> module tracks student academic performance records across academic years.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6.1 Academics Portal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Academics</w:t>
      </w:r>
      <w:r>
        <w:rPr>
          <w:sz w:val="18"/>
        </w:rPr>
        <w:t xml:space="preserve"> in the sidebar to access the full-featured Academics Portal with search, filter, and data management capabilities.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6.2 Academic Record Fields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10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student this record belongs to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Academic Year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Academic year (e.g., 2025-26)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Class / Course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 or course name (e.g., Class 10, 2nd PUC, Degree)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Marks Obtained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marks scored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Total Marks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Maximum possible marks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Percentage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Calculated percentage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Rank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 or school rank (if applicable)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Previous Class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class the student was in before this year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Promotion 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Whether the student was promoted, retained, etc.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Transfer School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transferred, the destination school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additional notes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>
        <w:rPr>
          <w:sz w:val="18"/>
        </w:rPr>
      </w:r>
      <w:r/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6.3 Adding an Academic Record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Add Record</w:t>
      </w:r>
      <w:r>
        <w:rPr>
          <w:sz w:val="18"/>
        </w:rPr>
        <w:t xml:space="preserve"> in the Academics portal.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Select the </w:t>
      </w:r>
      <w:r>
        <w:rPr>
          <w:b/>
          <w:bCs/>
          <w:sz w:val="18"/>
        </w:rPr>
        <w:t xml:space="preserve">Student</w:t>
      </w:r>
      <w:r>
        <w:rPr>
          <w:sz w:val="18"/>
        </w:rPr>
        <w:t xml:space="preserve"> from the dropdown.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Enter the </w:t>
      </w:r>
      <w:r>
        <w:rPr>
          <w:b/>
          <w:bCs/>
          <w:sz w:val="18"/>
        </w:rPr>
        <w:t xml:space="preserve">Academic Year</w:t>
      </w:r>
      <w:r>
        <w:rPr>
          <w:sz w:val="18"/>
        </w:rPr>
        <w:t xml:space="preserve"> (e.g., </w:t>
      </w:r>
      <w:r>
        <w:rPr>
          <w:rFonts w:ascii="Courier New" w:hAnsi="Courier New" w:eastAsia="Courier New" w:cs="Courier New"/>
          <w:sz w:val="18"/>
          <w:shd w:val="clear" w:color="auto" w:fill="f1f5f9"/>
        </w:rPr>
        <w:t xml:space="preserve">2025-26</w:t>
      </w:r>
      <w:r>
        <w:rPr>
          <w:sz w:val="18"/>
        </w:rPr>
        <w:t xml:space="preserve">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Fill in </w:t>
      </w:r>
      <w:r>
        <w:rPr>
          <w:b/>
          <w:bCs/>
          <w:sz w:val="18"/>
        </w:rPr>
        <w:t xml:space="preserve">Class/Course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Marks Obtained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Total Marks</w:t>
      </w:r>
      <w:r>
        <w:rPr>
          <w:sz w:val="18"/>
        </w:rPr>
        <w:t xml:space="preserve">, and other relevant fields.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6.4 Editing and Deleting Records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Edit</w:t>
      </w:r>
      <w:r>
        <w:rPr>
          <w:sz w:val="18"/>
        </w:rPr>
        <w:t xml:space="preserve">: Click the edit icon on any record to modify it.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Delete</w:t>
      </w:r>
      <w:r>
        <w:rPr>
          <w:sz w:val="18"/>
        </w:rPr>
        <w:t xml:space="preserve">: Click the delete icon. A confirmation dialog will appear asking you to confirm deletion.</w:t>
      </w:r>
      <w:r/>
      <w:r>
        <w:rPr>
          <w:sz w:val="18"/>
        </w:rPr>
      </w:r>
      <w:r/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[!CAUTION]</w:t>
      </w:r>
      <w:r>
        <w:rPr>
          <w:sz w:val="18"/>
        </w:rPr>
        <w:br/>
      </w:r>
      <w:r>
        <w:rPr>
          <w:sz w:val="18"/>
        </w:rPr>
        <w:t xml:space="preserve">Deleting an academic record is permanent. Ensure you have the correct record selected before confirming deletion.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6.5 Bulk Upload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Academic records can also be uploaded in bulk via CSV following the same workflow as student bulk uploads.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 w14:paraId="665CE923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68A3DE9B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1CBA9C46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214B0CCF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7AD0409E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5B0CAC0E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30A6FB2A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605C6547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490979BF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669A57DA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624C1EB9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4719B826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7. Eligibility Management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Eligibility</w:t>
      </w:r>
      <w:r>
        <w:rPr>
          <w:sz w:val="18"/>
        </w:rPr>
        <w:t xml:space="preserve"> module determines and records which students qualify for foundation benefits.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7.1 Eligibility Portal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Eligibility</w:t>
      </w:r>
      <w:r>
        <w:rPr>
          <w:sz w:val="18"/>
        </w:rPr>
        <w:t xml:space="preserve"> in the sidebar to access the Eligibility Portal with comprehensive filtering and evaluation tools.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7.2 Benefit Types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Students can be evaluated for eligibility across the following benefit categories: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2253"/>
        <w:gridCol w:w="4680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Benefit Type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Books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hd w:val="clear" w:color="auto" w:fill="f1f5f9"/>
              </w:rPr>
              <w:t xml:space="preserve">BOOK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Textbooks and reference materials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Workbooks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hd w:val="clear" w:color="auto" w:fill="f1f5f9"/>
              </w:rPr>
              <w:t xml:space="preserve">WORKBOOK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 workbooks and exercise materials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Study Kit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hd w:val="clear" w:color="auto" w:fill="f1f5f9"/>
              </w:rPr>
              <w:t xml:space="preserve">STUDY_KIT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Complete study material kits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Laptop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hd w:val="clear" w:color="auto" w:fill="f1f5f9"/>
              </w:rPr>
              <w:t xml:space="preserve">LAPTOP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Laptop devices for educational use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Internship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hd w:val="clear" w:color="auto" w:fill="f1f5f9"/>
              </w:rPr>
              <w:t xml:space="preserve">INTERNSHIP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Corporate internship placement at Aequs SEZ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7.3 Eligibility Record Fields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24"/>
        <w:gridCol w:w="5936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evaluated student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Benefit Type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benefit is being evaluated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Academic Year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year of evaluation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Eligible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Whether the student is eligible (Yes/No)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Selection Rank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Priority rank among eligible students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Reason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Justification for the eligibility decision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Checked At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Timestamp of the last evaluation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7.4 Evaluating Eligibility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Open the </w:t>
      </w:r>
      <w:r>
        <w:rPr>
          <w:b/>
          <w:bCs/>
          <w:sz w:val="18"/>
        </w:rPr>
        <w:t xml:space="preserve">Eligibility Portal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Select or search for the student.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Choose the </w:t>
      </w:r>
      <w:r>
        <w:rPr>
          <w:b/>
          <w:bCs/>
          <w:sz w:val="18"/>
        </w:rPr>
        <w:t xml:space="preserve">Benefit Type</w:t>
      </w:r>
      <w:r>
        <w:rPr>
          <w:sz w:val="18"/>
        </w:rPr>
        <w:t xml:space="preserve"> being evaluated.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Set the </w:t>
      </w:r>
      <w:r>
        <w:rPr>
          <w:b/>
          <w:bCs/>
          <w:sz w:val="18"/>
        </w:rPr>
        <w:t xml:space="preserve">Academic Year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Mark as </w:t>
      </w:r>
      <w:r>
        <w:rPr>
          <w:b/>
          <w:bCs/>
          <w:sz w:val="18"/>
        </w:rPr>
        <w:t xml:space="preserve">Eligible</w:t>
      </w:r>
      <w:r>
        <w:rPr>
          <w:sz w:val="18"/>
        </w:rPr>
        <w:t xml:space="preserve"> or </w:t>
      </w:r>
      <w:r>
        <w:rPr>
          <w:b/>
          <w:bCs/>
          <w:sz w:val="18"/>
        </w:rPr>
        <w:t xml:space="preserve">Not Eligible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6. </w:t>
      </w:r>
      <w:r>
        <w:rPr>
          <w:sz w:val="18"/>
        </w:rPr>
        <w:t xml:space="preserve">Optionally add a </w:t>
      </w:r>
      <w:r>
        <w:rPr>
          <w:b/>
          <w:bCs/>
          <w:sz w:val="18"/>
        </w:rPr>
        <w:t xml:space="preserve">Selection Rank</w:t>
      </w:r>
      <w:r>
        <w:rPr>
          <w:sz w:val="18"/>
        </w:rPr>
        <w:t xml:space="preserve"> and </w:t>
      </w:r>
      <w:r>
        <w:rPr>
          <w:b/>
          <w:bCs/>
          <w:sz w:val="18"/>
        </w:rPr>
        <w:t xml:space="preserve">Reason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7. </w:t>
      </w:r>
      <w:r>
        <w:rPr>
          <w:sz w:val="18"/>
        </w:rPr>
        <w:t xml:space="preserve">Save the record.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[!IMPORTANT]</w:t>
      </w:r>
      <w:r>
        <w:rPr>
          <w:sz w:val="18"/>
        </w:rPr>
        <w:br/>
      </w:r>
      <w:r>
        <w:rPr>
          <w:sz w:val="18"/>
        </w:rPr>
        <w:t xml:space="preserve">Each student can have only one eligibility record per benefit type per academic year. The system enforces this uniqueness constraint automatically.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 w14:paraId="48225882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5D641BFD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2D25E752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5B5E60B6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21943E40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0CA324E3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 w14:paraId="4DE2EDE0">
      <w:pPr>
        <w:pBdr>
          <w:bottom w:val="single" w:color="000000" w:sz="6" w:space="0"/>
        </w:pBdr>
        <w:spacing w:after="40" w:before="0" w:line="240" w:lineRule="auto"/>
        <w:ind/>
        <w:rPr/>
      </w:pPr>
      <w:r/>
      <w:r/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>
          <w:sz w:val="40"/>
          <w:szCs w:val="48"/>
        </w:rPr>
      </w:pPr>
      <w:r>
        <w:rPr>
          <w:sz w:val="24"/>
          <w:szCs w:val="48"/>
        </w:rPr>
        <w:t xml:space="preserve">8. Inventory Management</w:t>
      </w:r>
      <w:r>
        <w:rPr>
          <w:sz w:val="40"/>
          <w:szCs w:val="48"/>
        </w:rPr>
      </w:r>
      <w:r>
        <w:rPr>
          <w:sz w:val="18"/>
        </w:rPr>
      </w:r>
      <w:r/>
      <w:r>
        <w:rPr>
          <w:sz w:val="40"/>
          <w:szCs w:val="48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Inventory</w:t>
      </w:r>
      <w:r>
        <w:rPr>
          <w:sz w:val="18"/>
        </w:rPr>
        <w:t xml:space="preserve"> module provides complete warehouse and asset management for the Foundation's educational materials.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8.1 Inventory Portal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Inventory</w:t>
      </w:r>
      <w:r>
        <w:rPr>
          <w:sz w:val="18"/>
        </w:rPr>
        <w:t xml:space="preserve"> in the sidebar to access the comprehensive Inventory Portal. The portal is divided into two major sections: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b/>
          <w:bCs/>
          <w:sz w:val="18"/>
        </w:rPr>
        <w:t xml:space="preserve">General Inventory</w:t>
      </w:r>
      <w:r>
        <w:rPr>
          <w:sz w:val="18"/>
        </w:rPr>
        <w:t xml:space="preserve"> — Books, workbooks, study kits, school essentials, event materials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b/>
          <w:bCs/>
          <w:sz w:val="18"/>
        </w:rPr>
        <w:t xml:space="preserve">Laptop Management</w:t>
      </w:r>
      <w:r>
        <w:rPr>
          <w:sz w:val="18"/>
        </w:rPr>
        <w:t xml:space="preserve"> — Individual laptop asset tracking and assignment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>
          <w:sz w:val="28"/>
          <w:szCs w:val="36"/>
        </w:rPr>
      </w:pPr>
      <w:r>
        <w:rPr>
          <w:sz w:val="20"/>
          <w:szCs w:val="36"/>
        </w:rPr>
        <w:t xml:space="preserve">8.2 General Inventory Items</w:t>
      </w:r>
      <w:r>
        <w:rPr>
          <w:sz w:val="28"/>
          <w:szCs w:val="36"/>
        </w:rPr>
      </w:r>
      <w:r>
        <w:rPr>
          <w:sz w:val="18"/>
        </w:rPr>
      </w:r>
      <w:r/>
      <w:r>
        <w:rPr>
          <w:sz w:val="28"/>
          <w:szCs w:val="36"/>
        </w:rPr>
      </w:r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Item Categories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36"/>
        <w:gridCol w:w="582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Books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Textbooks, reference books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Workbooks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 and exercise workbooks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Study Kits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Pre-assembled kits of study materials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Laptops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Laptop devices (also tracked individually below)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School Essentials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Benches, desks, whiteboards, lab equipment, etc.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Event Materials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Materials used for foundation events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>
        <w:rPr>
          <w:sz w:val="18"/>
        </w:rPr>
      </w:r>
      <w:r/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Item Fields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663"/>
        <w:gridCol w:w="5697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Item Name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Descriptive name of the item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SKU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Stock Keeping Unit / unique item code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 of the categories listed above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Unit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Measurement unit (Pieces, Sets, Packs, Units)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Current Stock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Quantity currently in stock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Low Stock Threshold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Stock level that triggers a low-stock alert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Unit Cost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Cost per unit in INR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Physical storage location (warehouse/room/shelf)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Active or Inactive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  <w:r>
        <w:rPr>
          <w:sz w:val="18"/>
        </w:rPr>
      </w:r>
      <w:r/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Stock Status Indicators</w:t>
      </w:r>
      <w:r/>
      <w:r>
        <w:rPr>
          <w:sz w:val="18"/>
        </w:rPr>
      </w:r>
      <w:r/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04"/>
        <w:gridCol w:w="5956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🟢 </w:t>
            </w:r>
            <w:r>
              <w:rPr>
                <w:b/>
                <w:bCs/>
                <w:sz w:val="18"/>
                <w:szCs w:val="18"/>
              </w:rPr>
              <w:t xml:space="preserve">In Stock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stock is above the low-stock threshold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 Stock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stock is at or below the threshold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Out of Stock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stock is zero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8.3 Stock Transactions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Every stock change is recorded as a transaction for full audit traceability: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66"/>
        <w:gridCol w:w="579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Transaction Type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Stock 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New stock received (from supplier/vendor)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Stock Out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Stock issued out (to school/student/event)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Stock Adjustment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Manual correction of stock levels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Each transaction records: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Quantity moved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Previous stock level → New stock level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Source/Destination (vendor, school, student, etc.)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Reference number (PO, Invoice, Voucher)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Performed by (staff name)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Transaction date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Notes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8.4 Laptop Management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Laptop Registry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Each laptop is tracked individually as a fixed asset with: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Asset Number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Internal asset ID (unique)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Serial Number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Manufacturer serial number (unique)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Brand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Manufacturer (e.g., Dell, HP, Lenovo)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Model Name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Specific model identifier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Purchase Date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When the laptop was purchased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Purchase Cost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Cost in INR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Condition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New, Good, Fair, or Damaged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Status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Available, Issued, Returned, Damaged, Lost, Retired, or Replaced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Warranty Expiry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Warranty end date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Laptop Status Lifecycle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center"/>
        <w:rPr/>
      </w:pPr>
      <w:r>
        <w:rPr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5275"/>
                <wp:effectExtent l="0" t="0" r="0" b="0"/>
                <wp:docPr id="1" name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10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Laptop Assignment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To assign a laptop to a student: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Open the </w:t>
      </w:r>
      <w:r>
        <w:rPr>
          <w:b/>
          <w:bCs/>
          <w:sz w:val="18"/>
        </w:rPr>
        <w:t xml:space="preserve">Inventory Portal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Navigate to the Laptop Assignment section.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Select the </w:t>
      </w:r>
      <w:r>
        <w:rPr>
          <w:b/>
          <w:bCs/>
          <w:sz w:val="18"/>
        </w:rPr>
        <w:t xml:space="preserve">Laptop</w:t>
      </w:r>
      <w:r>
        <w:rPr>
          <w:sz w:val="18"/>
        </w:rPr>
        <w:t xml:space="preserve"> (only Available laptops appear).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Select the </w:t>
      </w:r>
      <w:r>
        <w:rPr>
          <w:b/>
          <w:bCs/>
          <w:sz w:val="18"/>
        </w:rPr>
        <w:t xml:space="preserve">Student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Enter the </w:t>
      </w:r>
      <w:r>
        <w:rPr>
          <w:b/>
          <w:bCs/>
          <w:sz w:val="18"/>
        </w:rPr>
        <w:t xml:space="preserve">Academic Year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6. </w:t>
      </w:r>
      <w:r>
        <w:rPr>
          <w:sz w:val="18"/>
        </w:rPr>
        <w:t xml:space="preserve">Add any </w:t>
      </w:r>
      <w:r>
        <w:rPr>
          <w:b/>
          <w:bCs/>
          <w:sz w:val="18"/>
        </w:rPr>
        <w:t xml:space="preserve">Issue Notes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7.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 — the laptop status automatically changes to </w:t>
      </w:r>
      <w:r>
        <w:rPr>
          <w:b/>
          <w:bCs/>
          <w:sz w:val="18"/>
        </w:rPr>
        <w:t xml:space="preserve">Issued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To process a return: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Locate the assignment record.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Set the </w:t>
      </w:r>
      <w:r>
        <w:rPr>
          <w:b/>
          <w:bCs/>
          <w:sz w:val="18"/>
        </w:rPr>
        <w:t xml:space="preserve">Returned Date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Change status to </w:t>
      </w:r>
      <w:r>
        <w:rPr>
          <w:b/>
          <w:bCs/>
          <w:sz w:val="18"/>
        </w:rPr>
        <w:t xml:space="preserve">Returned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Add </w:t>
      </w:r>
      <w:r>
        <w:rPr>
          <w:b/>
          <w:bCs/>
          <w:sz w:val="18"/>
        </w:rPr>
        <w:t xml:space="preserve">Return Notes</w:t>
      </w:r>
      <w:r>
        <w:rPr>
          <w:sz w:val="18"/>
        </w:rPr>
        <w:t xml:space="preserve"> (e.g., condition upon return).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Save — the laptop status reverts to </w:t>
      </w:r>
      <w:r>
        <w:rPr>
          <w:b/>
          <w:bCs/>
          <w:sz w:val="18"/>
        </w:rPr>
        <w:t xml:space="preserve">Available</w:t>
      </w:r>
      <w:r>
        <w:rPr>
          <w:sz w:val="18"/>
        </w:rPr>
        <w:t xml:space="preserve"> or is marked as </w:t>
      </w:r>
      <w:r>
        <w:rPr>
          <w:b/>
          <w:bCs/>
          <w:sz w:val="18"/>
        </w:rPr>
        <w:t xml:space="preserve">Damaged</w:t>
      </w:r>
      <w:r>
        <w:rPr>
          <w:sz w:val="18"/>
        </w:rPr>
        <w:t xml:space="preserve"> based on condition.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8.5 Bulk Upload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Inventory items can also be imported via CSV bulk upload.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 Distributions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Distributions</w:t>
      </w:r>
      <w:r>
        <w:rPr>
          <w:sz w:val="18"/>
        </w:rPr>
        <w:t xml:space="preserve"> module records every distribution of materials and resources to students and schools.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9.1 Distribution List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Distributions</w:t>
      </w:r>
      <w:r>
        <w:rPr>
          <w:sz w:val="18"/>
        </w:rPr>
        <w:t xml:space="preserve"> in the sidebar. The list shows all distribution records sorted by date (newest first).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9.2 Distribution Record Fields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304"/>
        <w:gridCol w:w="6056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Benefit Type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Books, Workbook, Study Kit, Laptop, or Government School Essential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Recipient Type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Student (individual) or Government School (bulk)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Student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The recipient student (for student-level distributions)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School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The recipient school (for school-level distributions)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Study Kit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Linked study kit definition (if applicable)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Essential Item Type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Specific school essential (Benches, Desks, etc.)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Inventory Item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Linked inventory item for real-time stock sync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Academic Year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Distribution year (e.g., 2026-27)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Quantity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Number of units distributed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Distribution Date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Date of distribution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Issued By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Staff member who processed the distribution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Remarks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Additional notes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9.3 Recording a Distribution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Add Distribution</w:t>
      </w:r>
      <w:r>
        <w:rPr>
          <w:sz w:val="18"/>
        </w:rPr>
        <w:t xml:space="preserve"> (or the "+" button).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Select the </w:t>
      </w:r>
      <w:r>
        <w:rPr>
          <w:b/>
          <w:bCs/>
          <w:sz w:val="18"/>
        </w:rPr>
        <w:t xml:space="preserve">Benefit Type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Choose </w:t>
      </w:r>
      <w:r>
        <w:rPr>
          <w:b/>
          <w:bCs/>
          <w:sz w:val="18"/>
        </w:rPr>
        <w:t xml:space="preserve">Recipient Type</w:t>
      </w:r>
      <w:r>
        <w:rPr>
          <w:sz w:val="18"/>
        </w:rPr>
        <w:t xml:space="preserve">: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Student</w:t>
      </w:r>
      <w:r>
        <w:rPr>
          <w:sz w:val="18"/>
        </w:rPr>
        <w:t xml:space="preserve">: Select the student from the dropdown.</w:t>
      </w:r>
      <w:r/>
    </w:p>
    <w:p>
      <w:pPr>
        <w:pStyle w:val="695"/>
        <w:numPr>
          <w:ilvl w:val="1"/>
          <w:numId w:val="2"/>
        </w:numPr>
        <w:pBdr/>
        <w:spacing w:after="40" w:before="0" w:line="240" w:lineRule="auto"/>
        <w:ind w:left="660"/>
        <w:jc w:val="left"/>
        <w:rPr/>
      </w:pPr>
      <w:r>
        <w:rPr>
          <w:b/>
          <w:bCs/>
          <w:sz w:val="18"/>
        </w:rPr>
        <w:t xml:space="preserve">Government School</w:t>
      </w:r>
      <w:r>
        <w:rPr>
          <w:sz w:val="18"/>
        </w:rPr>
        <w:t xml:space="preserve">: Select the school from the dropdown.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4. </w:t>
      </w:r>
      <w:r>
        <w:rPr>
          <w:sz w:val="18"/>
        </w:rPr>
        <w:t xml:space="preserve">If distributing a </w:t>
      </w:r>
      <w:r>
        <w:rPr>
          <w:b/>
          <w:bCs/>
          <w:sz w:val="18"/>
        </w:rPr>
        <w:t xml:space="preserve">Study Kit</w:t>
      </w:r>
      <w:r>
        <w:rPr>
          <w:sz w:val="18"/>
        </w:rPr>
        <w:t xml:space="preserve">, select the kit definition.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5. </w:t>
      </w:r>
      <w:r>
        <w:rPr>
          <w:sz w:val="18"/>
        </w:rPr>
        <w:t xml:space="preserve">If distributing a </w:t>
      </w:r>
      <w:r>
        <w:rPr>
          <w:b/>
          <w:bCs/>
          <w:sz w:val="18"/>
        </w:rPr>
        <w:t xml:space="preserve">School Essential</w:t>
      </w:r>
      <w:r>
        <w:rPr>
          <w:sz w:val="18"/>
        </w:rPr>
        <w:t xml:space="preserve">, specify the item type (Benches, Desks, Whiteboards, etc.).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6. </w:t>
      </w:r>
      <w:r>
        <w:rPr>
          <w:sz w:val="18"/>
        </w:rPr>
        <w:t xml:space="preserve">Link the </w:t>
      </w:r>
      <w:r>
        <w:rPr>
          <w:b/>
          <w:bCs/>
          <w:sz w:val="18"/>
        </w:rPr>
        <w:t xml:space="preserve">Inventory Item</w:t>
      </w:r>
      <w:r>
        <w:rPr>
          <w:sz w:val="18"/>
        </w:rPr>
        <w:t xml:space="preserve"> for automatic stock deduction.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7. </w:t>
      </w:r>
      <w:r>
        <w:rPr>
          <w:sz w:val="18"/>
        </w:rPr>
        <w:t xml:space="preserve">Enter the </w:t>
      </w:r>
      <w:r>
        <w:rPr>
          <w:b/>
          <w:bCs/>
          <w:sz w:val="18"/>
        </w:rPr>
        <w:t xml:space="preserve">Quantity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Distribution Date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Issued By</w:t>
      </w:r>
      <w:r>
        <w:rPr>
          <w:sz w:val="18"/>
        </w:rPr>
        <w:t xml:space="preserve">, and any </w:t>
      </w:r>
      <w:r>
        <w:rPr>
          <w:b/>
          <w:bCs/>
          <w:sz w:val="18"/>
        </w:rPr>
        <w:t xml:space="preserve">Remarks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8.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[!TIP]</w:t>
      </w:r>
      <w:r>
        <w:rPr>
          <w:sz w:val="18"/>
        </w:rPr>
        <w:br/>
      </w:r>
      <w:r>
        <w:rPr>
          <w:sz w:val="18"/>
        </w:rPr>
        <w:t xml:space="preserve">When an inventory item is linked, the stock is automatically decremented by the distribution quantity, creating a Stock Out transaction for audit purposes.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9.4 Study Kits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Study kits are pre-defined bundles of materials that can be customized: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Study Kit Definition</w:t>
      </w:r>
      <w:r>
        <w:rPr>
          <w:sz w:val="18"/>
        </w:rPr>
        <w:t xml:space="preserve">: Named kits (e.g., "Primary STEM Kit", "High School Kit") with target grade levels.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b/>
          <w:bCs/>
          <w:sz w:val="18"/>
        </w:rPr>
        <w:t xml:space="preserve">Study Kit Items</w:t>
      </w:r>
      <w:r>
        <w:rPr>
          <w:sz w:val="18"/>
        </w:rPr>
        <w:t xml:space="preserve">: Individual items within a kit (e.g., Geometry Box, Notebooks, Drawing Pad, Color Pencils) with quantities per kit.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9.5 School Essential Types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When distributing to government schools, the following essential types are available: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212"/>
        <w:gridCol w:w="5148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Type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Benches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Classroom benches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Desks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Student desks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Chairs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Chairs for students or staff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White Boards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Classroom whiteboards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Library Books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Books for the school library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Laboratory Equipment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Science lab apparatus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Water Filters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Drinking water purification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Fans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Classroom cooling fans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Sports Kits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Sports and PE equipment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Projectors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Digital classroom projectors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Other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Other educational resources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10. Internships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Internships</w:t>
      </w:r>
      <w:r>
        <w:rPr>
          <w:sz w:val="18"/>
        </w:rPr>
        <w:t xml:space="preserve"> module manages the Aequs Foundation's corporate and industrial internship programs.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10.1 Internships Portal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Internships</w:t>
      </w:r>
      <w:r>
        <w:rPr>
          <w:sz w:val="18"/>
        </w:rPr>
        <w:t xml:space="preserve"> in the sidebar to access the comprehensive Internships Portal.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10.2 Internship Programs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Creating a Program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An internship program defines a specific track or batch: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Title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Program name (e.g., "Aequs Aerospace Precision Engineering Internship")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Program Code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Unique code (e.g.,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AEQ-INT-2026-01</w:t>
            </w:r>
            <w:r>
              <w:t xml:space="preserve">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Company Name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Hosting company (default: Aequs Aerospace SEZ)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Department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Department within the company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Location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Physical location (default: Belagavi SEZ, Karnataka)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Duration (Months)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Length of internship (default: 3 months)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Stipend Amount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Monthly stipend in INR (default: ₹8,000)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Total Slots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Maximum number of interns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Academic Year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Program year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Start / End Date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Program dates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Eligibility Criteria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Who can apply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Mentor In Charge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Supervising mentor name and contact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Status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Open for Applications, In Progress, Completed, or Closed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Available Departments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007"/>
        <w:gridCol w:w="4353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Department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Code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Aerospace Engineering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AEROSPACE_ENG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Precision Manufacturing &amp; CNC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PRECISION_MANUFACTURING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Quality Assurance &amp; Metrology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QUALITY_ASSURANCE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Information Technology &amp; Systems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IT_AND_SOFTWARE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Supply Chain &amp; Logistics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SUPPLY_CHAIN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Tool &amp; Die Making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TOOL_AND_DIE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Finance &amp; Commercial Operations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FINANCE_OPERATIONS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Human Resources &amp; CSR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HUMAN_RESOURCES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General / Technical Operations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OTHER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Program Status Lifecycle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center"/>
        <w:rPr/>
      </w:pPr>
      <w:r>
        <w:rPr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33425"/>
                <wp:effectExtent l="0" t="0" r="0" b="0"/>
                <wp:docPr id="2" name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10.3 Internship Placements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 placement links a specific student to an internship program.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Placement Fields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63"/>
        <w:gridCol w:w="6297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Student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The intern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Program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Linked internship program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School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Student's school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Department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Assigned department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Company Name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Company where the internship takes place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Project Title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Specific project (e.g., "CNC Machine Calibration &amp; Quality Tolerance Optimization")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Start / End Date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Internship period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Stipend Amount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Monthly stipend in INR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Mentor Name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Direct supervisor/mentor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Mentor Email / Phone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Mentor contact details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Status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Placement status (see below)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Attendance %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Attendance percentage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Performance Grade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Evaluation grade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Certificate Issued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Whether a completion certificate was issued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Certificate Number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Unique certificate identifier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Evaluation Feedback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Supervisor's performance remarks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Placement Status Flow</w:t>
      </w:r>
      <w:r/>
    </w:p>
    <w:p>
      <w:pPr>
        <w:pBdr/>
        <w:spacing w:after="40" w:before="0" w:line="240" w:lineRule="auto"/>
        <w:ind/>
        <w:rPr>
          <w:sz w:val="18"/>
          <w:szCs w:val="18"/>
        </w:rPr>
      </w:pPr>
      <w:r>
        <w:rPr>
          <w:sz w:val="18"/>
        </w:rPr>
        <w:t xml:space="preserve"> 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5233"/>
        <w:gridCol w:w="5233"/>
      </w:tblGrid>
      <w:tr>
        <w:trPr/>
        <w:tc>
          <w:tcPr>
            <w:tcBorders/>
            <w:tcW w:w="5233" w:type="dxa"/>
          </w:tcPr>
          <w:p w14:paraId="4907FE6B">
            <w:pPr>
              <w:pBdr/>
              <w:spacing w:after="40" w:before="0"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91775" cy="3811434"/>
                      <wp:effectExtent l="0" t="0" r="0" b="0"/>
                      <wp:docPr id="3" name="mermaid diagra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37826739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591773" cy="38114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04.08pt;height:300.11pt;mso-wrap-distance-left:0.00pt;mso-wrap-distance-top:0.00pt;mso-wrap-distance-right:0.00pt;mso-wrap-distance-bottom:0.00pt;rotation:0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5233" w:type="dxa"/>
          </w:tcPr>
          <w:tbl>
            <w:tblPr>
              <w:tblStyle w:val="12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2509"/>
              <w:gridCol w:w="2509"/>
            </w:tblGrid>
            <w:tr>
              <w:trPr/>
              <w:tc>
                <w:tcPr>
                  <w:tcBorders/>
                  <w:tcW w:w="2509" w:type="dxa"/>
                </w:tcPr>
                <w:p w14:paraId="0F0FB388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0954E7CE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2509" w:type="dxa"/>
                </w:tcPr>
                <w:p w14:paraId="18AF113D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4322E0A5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2509" w:type="dxa"/>
                </w:tcPr>
                <w:p w14:paraId="418C4334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75211EEF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2509" w:type="dxa"/>
                </w:tcPr>
                <w:p w14:paraId="293DAB3B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5D018A02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2509" w:type="dxa"/>
                </w:tcPr>
                <w:p w14:paraId="7E0ED314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7577A8AC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2509" w:type="dxa"/>
                </w:tcPr>
                <w:p w14:paraId="2494AD5F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509" w:type="dxa"/>
                </w:tcPr>
                <w:p w14:paraId="54E9490A">
                  <w:pPr>
                    <w:pBdr/>
                    <w:spacing w:after="40" w:before="0" w:line="240" w:lineRule="auto"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 w14:paraId="1F32CF35">
            <w:pPr>
              <w:pBdr/>
              <w:spacing w:after="40" w:before="0"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1F7B5A92">
      <w:pPr>
        <w:pBdr/>
        <w:spacing w:after="40" w:before="0" w:line="240" w:lineRule="auto"/>
        <w:ind/>
        <w:rPr/>
      </w:pPr>
      <w:r>
        <w:rPr>
          <w:sz w:val="18"/>
        </w:rPr>
      </w:r>
      <w:r/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Performance Grades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10.4 Milestones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Each internship placement can have tracked milestones: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36"/>
        <w:gridCol w:w="642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Milestone description (e.g., "Week 4: CAD Blueprint Modelling &amp; Simulation")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Due Date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completion date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Completed Date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Actual completion date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Pending, Under Mentor Review, Approved/Completed, or Needs Revision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Deliverables URL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to reports or project repository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Mentor Comments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Supervisor feedback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11. Events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Events</w:t>
      </w:r>
      <w:r>
        <w:rPr>
          <w:sz w:val="18"/>
        </w:rPr>
        <w:t xml:space="preserve"> module manages foundation events such as workshops, awareness programs, and distribution drives.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11.1 Event List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Events</w:t>
      </w:r>
      <w:r>
        <w:rPr>
          <w:sz w:val="18"/>
        </w:rPr>
        <w:t xml:space="preserve"> in the sidebar. Events are listed in reverse chronological order.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11.2 Event Fields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76"/>
        <w:gridCol w:w="6084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Event name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Detailed description of the event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Event Date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Scheduled date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Venue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Organizer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Person or department organizing the event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11.3 Creating an Event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1.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Add Event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2. </w:t>
      </w:r>
      <w:r>
        <w:rPr>
          <w:sz w:val="18"/>
        </w:rPr>
        <w:t xml:space="preserve">Enter the </w:t>
      </w:r>
      <w:r>
        <w:rPr>
          <w:b/>
          <w:bCs/>
          <w:sz w:val="18"/>
        </w:rPr>
        <w:t xml:space="preserve">Title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Description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Event Date</w:t>
      </w:r>
      <w:r>
        <w:rPr>
          <w:sz w:val="18"/>
        </w:rPr>
        <w:t xml:space="preserve">, </w:t>
      </w:r>
      <w:r>
        <w:rPr>
          <w:b/>
          <w:bCs/>
          <w:sz w:val="18"/>
        </w:rPr>
        <w:t xml:space="preserve">Location</w:t>
      </w:r>
      <w:r>
        <w:rPr>
          <w:sz w:val="18"/>
        </w:rPr>
        <w:t xml:space="preserve">, and </w:t>
      </w:r>
      <w:r>
        <w:rPr>
          <w:b/>
          <w:bCs/>
          <w:sz w:val="18"/>
        </w:rPr>
        <w:t xml:space="preserve">Organizer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 w:left="20"/>
        <w:jc w:val="left"/>
        <w:rPr/>
      </w:pPr>
      <w:r>
        <w:rPr>
          <w:sz w:val="18"/>
        </w:rPr>
        <w:t xml:space="preserve">3. </w:t>
      </w: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Save</w:t>
      </w:r>
      <w:r>
        <w:rPr>
          <w:sz w:val="18"/>
        </w:rPr>
        <w:t xml:space="preserve">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12. Volunteers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Volunteers</w:t>
      </w:r>
      <w:r>
        <w:rPr>
          <w:sz w:val="18"/>
        </w:rPr>
        <w:t xml:space="preserve"> module manages volunteer registration, activity tracking, and event participation.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12.1 Volunteer Registration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Volunteers</w:t>
      </w:r>
      <w:r>
        <w:rPr>
          <w:sz w:val="18"/>
        </w:rPr>
        <w:t xml:space="preserve"> in the sidebar.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1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Volunteer Profile Fields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38"/>
        <w:gridCol w:w="5022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Name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Volunteer's first name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Last Name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Last name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Email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address (unique)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Contact number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Male, Female, or Other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Birth date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Address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 address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City / State / Pincode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Location details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Occupation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occupation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Qualification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Educational qualification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Skills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Comma-separated list of skills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Active or Inactive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Additional notes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12.2 Volunteer Activities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Track individual volunteer activities: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24"/>
        <w:gridCol w:w="5936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Volunteer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assigned volunteer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Activity Name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 of the activity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Activity Date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of the activity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Details of the activity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Assigned, Ongoing, Completed, or Cancelled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12.3 Event Participation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Link volunteers to foundation events: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829"/>
        <w:gridCol w:w="5531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Volunteer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Participating volunteer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Foundation event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Volunteer's role at the event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Participation 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Assigned, Attended, Absent, or Cancelled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Hours Contributed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volunteer hours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[!IMPORTANT]</w:t>
      </w:r>
      <w:r>
        <w:rPr>
          <w:sz w:val="18"/>
        </w:rPr>
        <w:br/>
      </w:r>
      <w:r>
        <w:rPr>
          <w:sz w:val="18"/>
        </w:rPr>
        <w:t xml:space="preserve">Each volunteer can only be assigned to an event once. The system prevents duplicate assignments automatically.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13. Reports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Reports</w:t>
      </w:r>
      <w:r>
        <w:rPr>
          <w:sz w:val="18"/>
        </w:rPr>
        <w:t xml:space="preserve"> module provides consolidated analytics and downloadable reports.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13.1 Accessing Reports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Navigate to </w:t>
      </w:r>
      <w:r>
        <w:rPr>
          <w:b/>
          <w:bCs/>
          <w:sz w:val="18"/>
        </w:rPr>
        <w:t xml:space="preserve">Reports</w:t>
      </w:r>
      <w:r>
        <w:rPr>
          <w:sz w:val="18"/>
        </w:rPr>
        <w:t xml:space="preserve"> in the sidebar to view available report types.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13.2 Available Report Categories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32"/>
        <w:gridCol w:w="5828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Report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 Summary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Overview of student enrollment by school, class, status, and gender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Academic Performance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Analysis of academic results across years, schools, and classes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Eligibility Summary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Breakdown of benefit eligibility by type and academic year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Distribution Report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Record of all distributions by type, recipient, and period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Inventory Status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stock levels, low-stock alerts, and transaction history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Internship Report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Internship program utilization, placement status, and performance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Event &amp; Volunteer Report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Event participation and volunteer contribution hours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14. Admin Console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The </w:t>
      </w:r>
      <w:r>
        <w:rPr>
          <w:b/>
          <w:bCs/>
          <w:sz w:val="18"/>
        </w:rPr>
        <w:t xml:space="preserve">Admin Console</w:t>
      </w:r>
      <w:r>
        <w:rPr>
          <w:sz w:val="18"/>
        </w:rPr>
        <w:t xml:space="preserve"> provides access to Django's built-in administration interface for advanced system management.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14.1 Access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Click </w:t>
      </w:r>
      <w:r>
        <w:rPr>
          <w:b/>
          <w:bCs/>
          <w:sz w:val="18"/>
        </w:rPr>
        <w:t xml:space="preserve">Admin Console</w:t>
      </w:r>
      <w:r>
        <w:rPr>
          <w:sz w:val="18"/>
        </w:rPr>
        <w:t xml:space="preserve"> at the bottom of the sidebar, or navigate to </w:t>
      </w:r>
      <w:r>
        <w:rPr>
          <w:rFonts w:ascii="Courier New" w:hAnsi="Courier New" w:eastAsia="Courier New" w:cs="Courier New"/>
          <w:sz w:val="18"/>
          <w:shd w:val="clear" w:color="auto" w:fill="f1f5f9"/>
        </w:rPr>
        <w:t xml:space="preserve">/admin/</w:t>
      </w:r>
      <w:r>
        <w:rPr>
          <w:sz w:val="18"/>
        </w:rPr>
        <w:t xml:space="preserve"> in your browser. Only users with </w:t>
      </w:r>
      <w:r>
        <w:rPr>
          <w:b/>
          <w:bCs/>
          <w:sz w:val="18"/>
        </w:rPr>
        <w:t xml:space="preserve">Staff</w:t>
      </w:r>
      <w:r>
        <w:rPr>
          <w:sz w:val="18"/>
        </w:rPr>
        <w:t xml:space="preserve"> status can access this area.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14.2 Capabilities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Create, edit, and delete records across all modules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Manage user accounts and permissions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View audit logs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Perform database-level data corrections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Configure system settings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[!CAUTION]</w:t>
      </w:r>
      <w:r>
        <w:rPr>
          <w:sz w:val="18"/>
        </w:rPr>
        <w:br/>
      </w:r>
      <w:r>
        <w:rPr>
          <w:sz w:val="18"/>
        </w:rPr>
        <w:t xml:space="preserve">The Admin Console provides direct database access. Exercise extreme caution when modifying records here, as changes bypass application-level validation in some cases.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89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15. User Roles &amp; Permissions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Aequs EduTrack uses a role-based access control system with the following roles: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Role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Code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Typical Responsibilities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Super Admin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SUPER_ADMIN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Full system access, user management, system configuration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Admin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ADMIN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Module management, data entry supervision, report generation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Accountant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ACCOUNTANT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Financial records, expense tracking, inventory valuation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Volunteer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VOLUNTEER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Limited access to events, volunteer activities, and basic student info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Event Coordinator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 xml:space="preserve">EVENT_COORDINATOR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/>
            </w:pPr>
            <w:r>
              <w:t xml:space="preserve">Event creation and management, volunteer assignment</w:t>
            </w:r>
            <w:r/>
          </w:p>
        </w:tc>
      </w:tr>
    </w:tbl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Style w:val="690"/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User Profile Fields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sz w:val="18"/>
        </w:rPr>
        <w:t xml:space="preserve">Each user account includes: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Username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Password (encrypted)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First Name / Last Name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Email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Phone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Profile Photo</w:t>
      </w:r>
      <w:r/>
    </w:p>
    <w:p>
      <w:pPr>
        <w:pStyle w:val="695"/>
        <w:numPr>
          <w:ilvl w:val="0"/>
          <w:numId w:val="2"/>
        </w:numPr>
        <w:pBdr/>
        <w:spacing w:after="40" w:before="0" w:line="240" w:lineRule="auto"/>
        <w:ind w:left="240"/>
        <w:jc w:val="left"/>
        <w:rPr/>
      </w:pPr>
      <w:r>
        <w:rPr>
          <w:sz w:val="18"/>
        </w:rPr>
        <w:t xml:space="preserve">Role assignment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left w:val="single" w:color="bfbfbf" w:sz="12" w:space="200"/>
        </w:pBdr>
        <w:spacing w:after="40" w:before="0" w:line="240" w:lineRule="auto"/>
        <w:ind w:left="300"/>
        <w:jc w:val="left"/>
        <w:rPr/>
      </w:pPr>
      <w:r>
        <w:rPr>
          <w:sz w:val="18"/>
        </w:rPr>
        <w:t xml:space="preserve">[!TIP]</w:t>
      </w:r>
      <w:r>
        <w:rPr>
          <w:sz w:val="18"/>
        </w:rPr>
        <w:br/>
      </w:r>
      <w:r>
        <w:rPr>
          <w:sz w:val="18"/>
        </w:rPr>
        <w:t xml:space="preserve">Contact your Super Admin to request role changes or new user account creation.</w:t>
      </w:r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>
          <w:bottom w:val="single" w:color="000000" w:sz="6" w:space="1"/>
        </w:pBdr>
        <w:spacing w:after="40" w:before="0" w:line="240" w:lineRule="auto"/>
        <w:ind/>
        <w:rPr/>
      </w:pPr>
      <w:r/>
      <w:r/>
    </w:p>
    <w:p>
      <w:pPr>
        <w:pBdr/>
        <w:spacing w:after="40" w:before="0" w:line="240" w:lineRule="auto"/>
        <w:ind/>
        <w:rPr/>
      </w:pPr>
      <w:r>
        <w:rPr>
          <w:sz w:val="18"/>
        </w:rPr>
        <w:t xml:space="preserve"> </w:t>
      </w:r>
      <w:r/>
    </w:p>
    <w:p>
      <w:pPr>
        <w:pBdr/>
        <w:spacing w:after="40" w:before="0" w:line="240" w:lineRule="auto"/>
        <w:ind/>
        <w:jc w:val="left"/>
        <w:rPr/>
      </w:pPr>
      <w:r>
        <w:rPr>
          <w:i/>
          <w:iCs/>
          <w:sz w:val="18"/>
        </w:rPr>
        <w:t xml:space="preserve">© 2026 Aequs Foundation. All rights reserved.</w:t>
      </w:r>
      <w:r>
        <w:rPr>
          <w:sz w:val="18"/>
        </w:rPr>
        <w:br/>
      </w:r>
      <w:r>
        <w:rPr>
          <w:i/>
          <w:iCs/>
          <w:sz w:val="18"/>
        </w:rPr>
        <w:t xml:space="preserve">Aequs EduTrack is proprietary software developed for internal use by the Aequs Foundation.</w:t>
      </w:r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180" w:left="240"/>
      </w:pPr>
      <w:rPr/>
      <w:start w:val="1"/>
      <w:suff w:val="space"/>
    </w:lvl>
    <w:lvl w:ilvl="1">
      <w:isLgl w:val="false"/>
      <w:lvlJc w:val="left"/>
      <w:lvlText w:val="○"/>
      <w:numFmt w:val="bullet"/>
      <w:pPr>
        <w:pBdr/>
        <w:spacing/>
        <w:ind w:hanging="180" w:left="660"/>
      </w:pPr>
      <w:rPr/>
      <w:start w:val="1"/>
      <w:suff w:val="space"/>
    </w:lvl>
    <w:lvl w:ilvl="2">
      <w:isLgl w:val="false"/>
      <w:lvlJc w:val="left"/>
      <w:lvlText w:val="■"/>
      <w:numFmt w:val="bullet"/>
      <w:pPr>
        <w:pBdr/>
        <w:spacing/>
        <w:ind w:hanging="180" w:left="1080"/>
      </w:pPr>
      <w:rPr/>
      <w:start w:val="1"/>
      <w:suff w:val="space"/>
    </w:lvl>
    <w:lvl w:ilvl="3">
      <w:isLgl w:val="false"/>
      <w:lvlJc w:val="left"/>
      <w:lvlText w:val="●"/>
      <w:numFmt w:val="bullet"/>
      <w:pPr>
        <w:pBdr/>
        <w:spacing/>
        <w:ind w:hanging="180" w:left="1500"/>
      </w:pPr>
      <w:rPr/>
      <w:start w:val="1"/>
      <w:suff w:val="space"/>
    </w:lvl>
    <w:lvl w:ilvl="4">
      <w:isLgl w:val="false"/>
      <w:lvlJc w:val="left"/>
      <w:lvlText w:val="○"/>
      <w:numFmt w:val="bullet"/>
      <w:pPr>
        <w:pBdr/>
        <w:spacing/>
        <w:ind w:hanging="180" w:left="1920"/>
      </w:pPr>
      <w:rPr/>
      <w:start w:val="1"/>
      <w:suff w:val="space"/>
    </w:lvl>
    <w:lvl w:ilvl="5">
      <w:isLgl w:val="false"/>
      <w:lvlJc w:val="left"/>
      <w:lvlText w:val="■"/>
      <w:numFmt w:val="bullet"/>
      <w:pPr>
        <w:pBdr/>
        <w:spacing/>
        <w:ind w:hanging="180" w:left="2340"/>
      </w:pPr>
      <w:rPr/>
      <w:start w:val="1"/>
      <w:suff w:val="space"/>
    </w:lvl>
    <w:lvl w:ilvl="6">
      <w:isLgl w:val="false"/>
      <w:lvlJc w:val="left"/>
      <w:lvlText w:val="●"/>
      <w:numFmt w:val="bullet"/>
      <w:pPr>
        <w:pBdr/>
        <w:spacing/>
        <w:ind w:hanging="180" w:left="2760"/>
      </w:pPr>
      <w:rPr/>
      <w:start w:val="1"/>
      <w:suff w:val="space"/>
    </w:lvl>
    <w:lvl w:ilvl="7">
      <w:isLgl w:val="false"/>
      <w:lvlJc w:val="left"/>
      <w:lvlText w:val="○"/>
      <w:numFmt w:val="bullet"/>
      <w:pPr>
        <w:pBdr/>
        <w:spacing/>
        <w:ind w:hanging="180" w:left="3180"/>
      </w:pPr>
      <w:rPr/>
      <w:start w:val="1"/>
      <w:suff w:val="space"/>
    </w:lvl>
    <w:lvl w:ilvl="8">
      <w:isLgl w:val="false"/>
      <w:lvlJc w:val="left"/>
      <w:lvlText w:val="■"/>
      <w:numFmt w:val="bullet"/>
      <w:pPr>
        <w:pBdr/>
        <w:spacing/>
        <w:ind w:hanging="180" w:left="3600"/>
      </w:pPr>
      <w:rPr/>
      <w:start w:val="1"/>
      <w:suff w:val="space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180" w:left="240"/>
      </w:pPr>
      <w:rPr/>
      <w:start w:val="1"/>
      <w:suff w:val="space"/>
    </w:lvl>
    <w:lvl w:ilvl="1">
      <w:isLgl w:val="false"/>
      <w:lvlJc w:val="left"/>
      <w:lvlText w:val="○"/>
      <w:numFmt w:val="bullet"/>
      <w:pPr>
        <w:pBdr/>
        <w:spacing/>
        <w:ind w:hanging="180" w:left="660"/>
      </w:pPr>
      <w:rPr/>
      <w:start w:val="1"/>
      <w:suff w:val="space"/>
    </w:lvl>
    <w:lvl w:ilvl="2">
      <w:isLgl w:val="false"/>
      <w:lvlJc w:val="left"/>
      <w:lvlText w:val="■"/>
      <w:numFmt w:val="bullet"/>
      <w:pPr>
        <w:pBdr/>
        <w:spacing/>
        <w:ind w:hanging="180" w:left="1080"/>
      </w:pPr>
      <w:rPr/>
      <w:start w:val="1"/>
      <w:suff w:val="space"/>
    </w:lvl>
    <w:lvl w:ilvl="3">
      <w:isLgl w:val="false"/>
      <w:lvlJc w:val="left"/>
      <w:lvlText w:val="●"/>
      <w:numFmt w:val="bullet"/>
      <w:pPr>
        <w:pBdr/>
        <w:spacing/>
        <w:ind w:hanging="180" w:left="1500"/>
      </w:pPr>
      <w:rPr/>
      <w:start w:val="1"/>
      <w:suff w:val="space"/>
    </w:lvl>
    <w:lvl w:ilvl="4">
      <w:isLgl w:val="false"/>
      <w:lvlJc w:val="left"/>
      <w:lvlText w:val="○"/>
      <w:numFmt w:val="bullet"/>
      <w:pPr>
        <w:pBdr/>
        <w:spacing/>
        <w:ind w:hanging="180" w:left="1920"/>
      </w:pPr>
      <w:rPr/>
      <w:start w:val="1"/>
      <w:suff w:val="space"/>
    </w:lvl>
    <w:lvl w:ilvl="5">
      <w:isLgl w:val="false"/>
      <w:lvlJc w:val="left"/>
      <w:lvlText w:val="■"/>
      <w:numFmt w:val="bullet"/>
      <w:pPr>
        <w:pBdr/>
        <w:spacing/>
        <w:ind w:hanging="180" w:left="2340"/>
      </w:pPr>
      <w:rPr/>
      <w:start w:val="1"/>
      <w:suff w:val="space"/>
    </w:lvl>
    <w:lvl w:ilvl="6">
      <w:isLgl w:val="false"/>
      <w:lvlJc w:val="left"/>
      <w:lvlText w:val="●"/>
      <w:numFmt w:val="bullet"/>
      <w:pPr>
        <w:pBdr/>
        <w:spacing/>
        <w:ind w:hanging="180" w:left="2760"/>
      </w:pPr>
      <w:rPr/>
      <w:start w:val="1"/>
      <w:suff w:val="space"/>
    </w:lvl>
    <w:lvl w:ilvl="7">
      <w:isLgl w:val="false"/>
      <w:lvlJc w:val="left"/>
      <w:lvlText w:val="○"/>
      <w:numFmt w:val="bullet"/>
      <w:pPr>
        <w:pBdr/>
        <w:spacing/>
        <w:ind w:hanging="180" w:left="3180"/>
      </w:pPr>
      <w:rPr/>
      <w:start w:val="1"/>
      <w:suff w:val="space"/>
    </w:lvl>
    <w:lvl w:ilvl="8">
      <w:isLgl w:val="false"/>
      <w:lvlJc w:val="left"/>
      <w:lvlText w:val="■"/>
      <w:numFmt w:val="bullet"/>
      <w:pPr>
        <w:pBdr/>
        <w:spacing/>
        <w:ind w:hanging="180" w:left="3600"/>
      </w:pPr>
      <w:rPr/>
      <w:start w:val="1"/>
      <w:suff w:val="space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180" w:left="240"/>
      </w:pPr>
      <w:rPr/>
      <w:start w:val="1"/>
      <w:suff w:val="space"/>
    </w:lvl>
    <w:lvl w:ilvl="1">
      <w:isLgl w:val="false"/>
      <w:lvlJc w:val="left"/>
      <w:lvlText w:val="○"/>
      <w:numFmt w:val="bullet"/>
      <w:pPr>
        <w:pBdr/>
        <w:spacing/>
        <w:ind w:hanging="180" w:left="660"/>
      </w:pPr>
      <w:rPr/>
      <w:start w:val="1"/>
      <w:suff w:val="space"/>
    </w:lvl>
    <w:lvl w:ilvl="2">
      <w:isLgl w:val="false"/>
      <w:lvlJc w:val="left"/>
      <w:lvlText w:val="■"/>
      <w:numFmt w:val="bullet"/>
      <w:pPr>
        <w:pBdr/>
        <w:spacing/>
        <w:ind w:hanging="180" w:left="1080"/>
      </w:pPr>
      <w:rPr/>
      <w:start w:val="1"/>
      <w:suff w:val="space"/>
    </w:lvl>
    <w:lvl w:ilvl="3">
      <w:isLgl w:val="false"/>
      <w:lvlJc w:val="left"/>
      <w:lvlText w:val="●"/>
      <w:numFmt w:val="bullet"/>
      <w:pPr>
        <w:pBdr/>
        <w:spacing/>
        <w:ind w:hanging="180" w:left="1500"/>
      </w:pPr>
      <w:rPr/>
      <w:start w:val="1"/>
      <w:suff w:val="space"/>
    </w:lvl>
    <w:lvl w:ilvl="4">
      <w:isLgl w:val="false"/>
      <w:lvlJc w:val="left"/>
      <w:lvlText w:val="○"/>
      <w:numFmt w:val="bullet"/>
      <w:pPr>
        <w:pBdr/>
        <w:spacing/>
        <w:ind w:hanging="180" w:left="1920"/>
      </w:pPr>
      <w:rPr/>
      <w:start w:val="1"/>
      <w:suff w:val="space"/>
    </w:lvl>
    <w:lvl w:ilvl="5">
      <w:isLgl w:val="false"/>
      <w:lvlJc w:val="left"/>
      <w:lvlText w:val="■"/>
      <w:numFmt w:val="bullet"/>
      <w:pPr>
        <w:pBdr/>
        <w:spacing/>
        <w:ind w:hanging="180" w:left="2340"/>
      </w:pPr>
      <w:rPr/>
      <w:start w:val="1"/>
      <w:suff w:val="space"/>
    </w:lvl>
    <w:lvl w:ilvl="6">
      <w:isLgl w:val="false"/>
      <w:lvlJc w:val="left"/>
      <w:lvlText w:val="●"/>
      <w:numFmt w:val="bullet"/>
      <w:pPr>
        <w:pBdr/>
        <w:spacing/>
        <w:ind w:hanging="180" w:left="2760"/>
      </w:pPr>
      <w:rPr/>
      <w:start w:val="1"/>
      <w:suff w:val="space"/>
    </w:lvl>
    <w:lvl w:ilvl="7">
      <w:isLgl w:val="false"/>
      <w:lvlJc w:val="left"/>
      <w:lvlText w:val="○"/>
      <w:numFmt w:val="bullet"/>
      <w:pPr>
        <w:pBdr/>
        <w:spacing/>
        <w:ind w:hanging="180" w:left="3180"/>
      </w:pPr>
      <w:rPr/>
      <w:start w:val="1"/>
      <w:suff w:val="space"/>
    </w:lvl>
    <w:lvl w:ilvl="8">
      <w:isLgl w:val="false"/>
      <w:lvlJc w:val="left"/>
      <w:lvlText w:val="■"/>
      <w:numFmt w:val="bullet"/>
      <w:pPr>
        <w:pBdr/>
        <w:spacing/>
        <w:ind w:hanging="180" w:left="3600"/>
      </w:pPr>
      <w:rPr/>
      <w:start w:val="1"/>
      <w:suff w:val="space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 w:after="40" w:before="0" w:line="240" w:lineRule="auto"/>
      <w:ind/>
    </w:pPr>
    <w:rPr>
      <w:sz w:val="44"/>
      <w:szCs w:val="56"/>
    </w:rPr>
  </w:style>
  <w:style w:type="paragraph" w:styleId="688">
    <w:name w:val="Heading 1"/>
    <w:qFormat/>
    <w:pPr>
      <w:pBdr/>
      <w:spacing w:after="40" w:before="0" w:line="240" w:lineRule="auto"/>
      <w:ind/>
    </w:pPr>
    <w:rPr>
      <w:b/>
      <w:bCs/>
      <w:color w:val="000000"/>
      <w:sz w:val="32"/>
      <w:szCs w:val="40"/>
    </w:rPr>
  </w:style>
  <w:style w:type="paragraph" w:styleId="689">
    <w:name w:val="Heading 2"/>
    <w:qFormat/>
    <w:pPr>
      <w:pBdr/>
      <w:spacing w:after="40" w:before="0" w:line="240" w:lineRule="auto"/>
      <w:ind/>
    </w:pPr>
    <w:rPr>
      <w:b/>
      <w:bCs/>
      <w:color w:val="000000"/>
      <w:sz w:val="28"/>
      <w:szCs w:val="36"/>
    </w:rPr>
  </w:style>
  <w:style w:type="paragraph" w:styleId="690">
    <w:name w:val="Heading 3"/>
    <w:qFormat/>
    <w:pPr>
      <w:pBdr/>
      <w:spacing w:after="40" w:before="0" w:line="240" w:lineRule="auto"/>
      <w:ind/>
    </w:pPr>
    <w:rPr>
      <w:b/>
      <w:bCs/>
      <w:color w:val="000000"/>
      <w:sz w:val="25"/>
      <w:szCs w:val="32"/>
    </w:rPr>
  </w:style>
  <w:style w:type="paragraph" w:styleId="691">
    <w:name w:val="Heading 4"/>
    <w:qFormat/>
    <w:pPr>
      <w:pBdr/>
      <w:spacing w:after="40" w:before="0" w:line="240" w:lineRule="auto"/>
      <w:ind/>
    </w:pPr>
    <w:rPr>
      <w:b/>
      <w:bCs/>
      <w:color w:val="000000"/>
      <w:sz w:val="22"/>
      <w:szCs w:val="28"/>
    </w:rPr>
  </w:style>
  <w:style w:type="paragraph" w:styleId="692">
    <w:name w:val="Heading 5"/>
    <w:qFormat/>
    <w:pPr>
      <w:pBdr/>
      <w:spacing w:after="40" w:before="0" w:line="240" w:lineRule="auto"/>
      <w:ind/>
    </w:pPr>
    <w:rPr>
      <w:b/>
      <w:bCs/>
      <w:color w:val="000000"/>
      <w:sz w:val="19"/>
      <w:szCs w:val="24"/>
    </w:rPr>
  </w:style>
  <w:style w:type="paragraph" w:styleId="693">
    <w:name w:val="Heading 6"/>
    <w:qFormat/>
    <w:pPr>
      <w:pBdr/>
      <w:spacing w:after="40" w:before="0" w:line="240" w:lineRule="auto"/>
      <w:ind/>
    </w:pPr>
    <w:rPr>
      <w:b/>
      <w:bCs/>
      <w:color w:val="000000"/>
      <w:sz w:val="18"/>
      <w:szCs w:val="20"/>
    </w:rPr>
  </w:style>
  <w:style w:type="paragraph" w:styleId="694">
    <w:name w:val="Strong"/>
    <w:qFormat/>
    <w:pPr>
      <w:pBdr/>
      <w:spacing w:after="40" w:before="0" w:line="240" w:lineRule="auto"/>
      <w:ind/>
    </w:pPr>
    <w:rPr>
      <w:b/>
      <w:bCs/>
    </w:rPr>
  </w:style>
  <w:style w:type="paragraph" w:styleId="695">
    <w:name w:val="List Paragraph"/>
    <w:qFormat/>
    <w:pPr>
      <w:pBdr/>
      <w:spacing w:after="40" w:before="0" w:line="240" w:lineRule="auto"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40" w:before="0" w:line="240" w:lineRule="auto"/>
      <w:ind/>
    </w:pPr>
    <w:rPr>
      <w:sz w:val="18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18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2026-08-31T05:15:56Z</dcterms:created>
  <dcterms:modified xsi:type="dcterms:W3CDTF">2026-09-01T06:26:45Z</dcterms:modified>
</cp:coreProperties>
</file>